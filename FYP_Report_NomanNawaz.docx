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D6BDF" w14:textId="77777777" w:rsidR="009729B8" w:rsidRDefault="009729B8">
      <w:pPr>
        <w:pStyle w:val="Heading2"/>
      </w:pPr>
      <w:bookmarkStart w:id="0" w:name="_gjdgxs" w:colFirst="0" w:colLast="0"/>
      <w:bookmarkEnd w:id="0"/>
    </w:p>
    <w:p w14:paraId="3F300A60" w14:textId="77777777" w:rsidR="009729B8" w:rsidRDefault="009729B8">
      <w:pPr>
        <w:pStyle w:val="Heading2"/>
      </w:pPr>
    </w:p>
    <w:p w14:paraId="310ADFD7" w14:textId="77777777" w:rsidR="009729B8" w:rsidRDefault="00296A1D">
      <w:pPr>
        <w:pStyle w:val="Heading2"/>
      </w:pPr>
      <w:bookmarkStart w:id="1" w:name="_Toc138250169"/>
      <w:r>
        <w:t>Final Year Project Report</w:t>
      </w:r>
      <w:bookmarkEnd w:id="1"/>
    </w:p>
    <w:p w14:paraId="093A0237" w14:textId="77777777" w:rsidR="009729B8" w:rsidRDefault="00296A1D">
      <w:pPr>
        <w:pStyle w:val="Heading2"/>
      </w:pPr>
      <w:bookmarkStart w:id="2" w:name="_Toc138250170"/>
      <w:r>
        <w:t>Emotion Recognition through voice and text using NLP techniques</w:t>
      </w:r>
      <w:bookmarkEnd w:id="2"/>
    </w:p>
    <w:p w14:paraId="1173B9EC" w14:textId="77777777" w:rsidR="009729B8" w:rsidRDefault="00296A1D">
      <w:pPr>
        <w:jc w:val="center"/>
      </w:pPr>
      <w:r>
        <w:rPr>
          <w:noProof/>
        </w:rPr>
        <w:drawing>
          <wp:inline distT="0" distB="0" distL="0" distR="0" wp14:anchorId="7AF911A8" wp14:editId="40274F85">
            <wp:extent cx="1000125" cy="981075"/>
            <wp:effectExtent l="0" t="0" r="0" b="0"/>
            <wp:docPr id="1" name="image1.png" descr="C:\Users\ZAFAR KHAN\Desktop\logo.png"/>
            <wp:cNvGraphicFramePr/>
            <a:graphic xmlns:a="http://schemas.openxmlformats.org/drawingml/2006/main">
              <a:graphicData uri="http://schemas.openxmlformats.org/drawingml/2006/picture">
                <pic:pic xmlns:pic="http://schemas.openxmlformats.org/drawingml/2006/picture">
                  <pic:nvPicPr>
                    <pic:cNvPr id="0" name="image1.png" descr="C:\Users\ZAFAR KHAN\Desktop\logo.png"/>
                    <pic:cNvPicPr preferRelativeResize="0"/>
                  </pic:nvPicPr>
                  <pic:blipFill>
                    <a:blip r:embed="rId8"/>
                    <a:srcRect/>
                    <a:stretch>
                      <a:fillRect/>
                    </a:stretch>
                  </pic:blipFill>
                  <pic:spPr>
                    <a:xfrm>
                      <a:off x="0" y="0"/>
                      <a:ext cx="1000125" cy="981075"/>
                    </a:xfrm>
                    <a:prstGeom prst="rect">
                      <a:avLst/>
                    </a:prstGeom>
                    <a:ln/>
                  </pic:spPr>
                </pic:pic>
              </a:graphicData>
            </a:graphic>
          </wp:inline>
        </w:drawing>
      </w:r>
    </w:p>
    <w:p w14:paraId="1FB04038" w14:textId="77777777" w:rsidR="009729B8" w:rsidRDefault="00296A1D">
      <w:pPr>
        <w:pStyle w:val="Heading2"/>
      </w:pPr>
      <w:bookmarkStart w:id="3" w:name="_Toc138250171"/>
      <w:r>
        <w:t>Project Advisor:</w:t>
      </w:r>
      <w:bookmarkEnd w:id="3"/>
    </w:p>
    <w:p w14:paraId="479C61A3" w14:textId="77777777" w:rsidR="009729B8" w:rsidRDefault="00296A1D">
      <w:pPr>
        <w:jc w:val="center"/>
      </w:pPr>
      <w:r>
        <w:t xml:space="preserve">Sir </w:t>
      </w:r>
      <w:proofErr w:type="spellStart"/>
      <w:r>
        <w:t>Rehan</w:t>
      </w:r>
      <w:proofErr w:type="spellEnd"/>
      <w:r>
        <w:t xml:space="preserve"> Raza</w:t>
      </w:r>
    </w:p>
    <w:p w14:paraId="555A7405" w14:textId="77777777" w:rsidR="009729B8" w:rsidRDefault="00296A1D">
      <w:pPr>
        <w:pStyle w:val="Heading2"/>
      </w:pPr>
      <w:bookmarkStart w:id="4" w:name="_Toc138250172"/>
      <w:r>
        <w:t>Submitted By:</w:t>
      </w:r>
      <w:bookmarkEnd w:id="4"/>
    </w:p>
    <w:p w14:paraId="0A21BA70" w14:textId="77777777" w:rsidR="009729B8" w:rsidRDefault="00296A1D">
      <w:pPr>
        <w:jc w:val="center"/>
        <w:rPr>
          <w:sz w:val="24"/>
          <w:szCs w:val="24"/>
        </w:rPr>
      </w:pPr>
      <w:r>
        <w:rPr>
          <w:sz w:val="24"/>
          <w:szCs w:val="24"/>
        </w:rPr>
        <w:t>Noman Nawaz (F2019266146)</w:t>
      </w:r>
    </w:p>
    <w:p w14:paraId="4AFA0D44" w14:textId="77777777" w:rsidR="009729B8" w:rsidRDefault="00296A1D">
      <w:pPr>
        <w:jc w:val="center"/>
        <w:rPr>
          <w:sz w:val="24"/>
          <w:szCs w:val="24"/>
        </w:rPr>
      </w:pPr>
      <w:r>
        <w:rPr>
          <w:sz w:val="24"/>
          <w:szCs w:val="24"/>
        </w:rPr>
        <w:t>Ali Salman (F2019266103)</w:t>
      </w:r>
    </w:p>
    <w:p w14:paraId="75DBB47B" w14:textId="77777777" w:rsidR="009729B8" w:rsidRDefault="00296A1D">
      <w:pPr>
        <w:pStyle w:val="Heading2"/>
      </w:pPr>
      <w:bookmarkStart w:id="5" w:name="_Toc138250173"/>
      <w:r>
        <w:t>Session</w:t>
      </w:r>
      <w:bookmarkEnd w:id="5"/>
    </w:p>
    <w:p w14:paraId="08A7B72B" w14:textId="77777777" w:rsidR="009729B8" w:rsidRDefault="00296A1D">
      <w:pPr>
        <w:jc w:val="center"/>
      </w:pPr>
      <w:r>
        <w:t>2019-2023</w:t>
      </w:r>
    </w:p>
    <w:p w14:paraId="252A9010" w14:textId="77777777" w:rsidR="009729B8" w:rsidRDefault="009729B8">
      <w:pPr>
        <w:pStyle w:val="Heading2"/>
      </w:pPr>
    </w:p>
    <w:p w14:paraId="6CE58C6D" w14:textId="77777777" w:rsidR="009729B8" w:rsidRDefault="009729B8">
      <w:pPr>
        <w:pStyle w:val="Heading2"/>
      </w:pPr>
    </w:p>
    <w:p w14:paraId="3D4930E7" w14:textId="77777777" w:rsidR="009729B8" w:rsidRDefault="009729B8">
      <w:pPr>
        <w:pStyle w:val="Heading2"/>
      </w:pPr>
    </w:p>
    <w:p w14:paraId="3BE5D8C6" w14:textId="77777777" w:rsidR="009729B8" w:rsidRDefault="009729B8">
      <w:pPr>
        <w:pStyle w:val="Heading2"/>
      </w:pPr>
    </w:p>
    <w:p w14:paraId="7BB9E903" w14:textId="77777777" w:rsidR="009729B8" w:rsidRDefault="009729B8">
      <w:pPr>
        <w:pStyle w:val="Heading2"/>
      </w:pPr>
    </w:p>
    <w:p w14:paraId="262D0410" w14:textId="77777777" w:rsidR="009729B8" w:rsidRDefault="009729B8">
      <w:pPr>
        <w:pStyle w:val="Heading2"/>
      </w:pPr>
    </w:p>
    <w:p w14:paraId="2801A9EA" w14:textId="77777777" w:rsidR="009729B8" w:rsidRDefault="009729B8">
      <w:pPr>
        <w:pStyle w:val="Heading2"/>
      </w:pPr>
    </w:p>
    <w:p w14:paraId="62E03026" w14:textId="77777777" w:rsidR="009729B8" w:rsidRDefault="00296A1D">
      <w:pPr>
        <w:pStyle w:val="Heading2"/>
      </w:pPr>
      <w:bookmarkStart w:id="6" w:name="_Toc138250174"/>
      <w:r>
        <w:t>University of Management and Technology</w:t>
      </w:r>
      <w:bookmarkEnd w:id="6"/>
    </w:p>
    <w:p w14:paraId="4DA42035" w14:textId="77777777" w:rsidR="009729B8" w:rsidRDefault="00296A1D">
      <w:pPr>
        <w:pStyle w:val="Heading2"/>
      </w:pPr>
      <w:bookmarkStart w:id="7" w:name="_Toc138250175"/>
      <w:r>
        <w:t xml:space="preserve">C-II </w:t>
      </w:r>
      <w:proofErr w:type="spellStart"/>
      <w:r>
        <w:t>Johar</w:t>
      </w:r>
      <w:proofErr w:type="spellEnd"/>
      <w:r>
        <w:t xml:space="preserve"> Town Lahore Pakistan</w:t>
      </w:r>
      <w:bookmarkEnd w:id="7"/>
    </w:p>
    <w:p w14:paraId="2C747B81" w14:textId="77777777" w:rsidR="009729B8" w:rsidRDefault="00296A1D">
      <w:pPr>
        <w:rPr>
          <w:b/>
          <w:sz w:val="24"/>
          <w:szCs w:val="24"/>
        </w:rPr>
      </w:pPr>
      <w:r>
        <w:br w:type="page"/>
      </w:r>
    </w:p>
    <w:p w14:paraId="292F3055" w14:textId="77777777" w:rsidR="009729B8" w:rsidRDefault="00296A1D">
      <w:pPr>
        <w:pStyle w:val="Heading1"/>
      </w:pPr>
      <w:bookmarkStart w:id="8" w:name="_Toc138250179"/>
      <w:r>
        <w:lastRenderedPageBreak/>
        <w:t>Abstract</w:t>
      </w:r>
      <w:bookmarkEnd w:id="8"/>
    </w:p>
    <w:p w14:paraId="125DF590" w14:textId="77777777" w:rsidR="009729B8" w:rsidRDefault="009729B8">
      <w:pPr>
        <w:pBdr>
          <w:top w:val="nil"/>
          <w:left w:val="nil"/>
          <w:bottom w:val="nil"/>
          <w:right w:val="nil"/>
          <w:between w:val="nil"/>
        </w:pBdr>
        <w:rPr>
          <w:color w:val="000000"/>
          <w:sz w:val="20"/>
          <w:szCs w:val="20"/>
        </w:rPr>
      </w:pPr>
    </w:p>
    <w:p w14:paraId="39A25022" w14:textId="2B5CFC72" w:rsidR="009729B8" w:rsidRDefault="00296A1D">
      <w:pPr>
        <w:pBdr>
          <w:top w:val="nil"/>
          <w:left w:val="nil"/>
          <w:bottom w:val="nil"/>
          <w:right w:val="nil"/>
          <w:between w:val="nil"/>
        </w:pBdr>
        <w:rPr>
          <w:color w:val="000000"/>
          <w:sz w:val="20"/>
          <w:szCs w:val="20"/>
        </w:rPr>
      </w:pPr>
      <w:r>
        <w:rPr>
          <w:color w:val="000000"/>
          <w:sz w:val="20"/>
          <w:szCs w:val="20"/>
        </w:rPr>
        <w:t xml:space="preserve">Emotion Recognition is a really complicated task and nowadays it is </w:t>
      </w:r>
      <w:r>
        <w:rPr>
          <w:sz w:val="20"/>
          <w:szCs w:val="20"/>
        </w:rPr>
        <w:t>essential</w:t>
      </w:r>
      <w:r>
        <w:rPr>
          <w:color w:val="000000"/>
          <w:sz w:val="20"/>
          <w:szCs w:val="20"/>
        </w:rPr>
        <w:t xml:space="preserve"> for us to make machines and technologies </w:t>
      </w:r>
      <w:r>
        <w:rPr>
          <w:sz w:val="20"/>
          <w:szCs w:val="20"/>
        </w:rPr>
        <w:t>more friendly</w:t>
      </w:r>
      <w:r>
        <w:rPr>
          <w:color w:val="000000"/>
          <w:sz w:val="20"/>
          <w:szCs w:val="20"/>
        </w:rPr>
        <w:t xml:space="preserve"> to humans for that purpose it is really being essential. We used Machine Learning (ML) concepts and models with Natural Language Processing (NLP) techniques.</w:t>
      </w:r>
      <w:r w:rsidR="000D2F8F">
        <w:rPr>
          <w:color w:val="000000"/>
          <w:sz w:val="20"/>
          <w:szCs w:val="20"/>
        </w:rPr>
        <w:t xml:space="preserve"> </w:t>
      </w:r>
      <w:r>
        <w:rPr>
          <w:color w:val="000000"/>
          <w:sz w:val="20"/>
          <w:szCs w:val="20"/>
        </w:rPr>
        <w:t>Emo</w:t>
      </w:r>
      <w:r w:rsidR="00B93DDD">
        <w:rPr>
          <w:color w:val="000000"/>
          <w:sz w:val="20"/>
          <w:szCs w:val="20"/>
        </w:rPr>
        <w:t>tion recognition system is an AI</w:t>
      </w:r>
      <w:r>
        <w:rPr>
          <w:color w:val="000000"/>
          <w:sz w:val="20"/>
          <w:szCs w:val="20"/>
        </w:rPr>
        <w:t xml:space="preserve"> based technology that uses ML algorithms to detect the emotion of humans from their writings and speeches. This system collects the data of audio and </w:t>
      </w:r>
      <w:r>
        <w:rPr>
          <w:sz w:val="20"/>
          <w:szCs w:val="20"/>
        </w:rPr>
        <w:t>converts</w:t>
      </w:r>
      <w:r>
        <w:rPr>
          <w:color w:val="000000"/>
          <w:sz w:val="20"/>
          <w:szCs w:val="20"/>
        </w:rPr>
        <w:t xml:space="preserve"> it to text and then this data is processed and to be cleaned and this text will be predicting the emotion by using NLP techniques to that the person is happy, sad, angry, love, fear, surprise or neutral. The use of this system is diverse and will </w:t>
      </w:r>
      <w:r>
        <w:rPr>
          <w:sz w:val="20"/>
          <w:szCs w:val="20"/>
        </w:rPr>
        <w:t>increase</w:t>
      </w:r>
      <w:r>
        <w:rPr>
          <w:color w:val="000000"/>
          <w:sz w:val="20"/>
          <w:szCs w:val="20"/>
        </w:rPr>
        <w:t xml:space="preserve"> day by day. In this research</w:t>
      </w:r>
      <w:r>
        <w:rPr>
          <w:sz w:val="20"/>
          <w:szCs w:val="20"/>
        </w:rPr>
        <w:t>,</w:t>
      </w:r>
      <w:r>
        <w:rPr>
          <w:color w:val="000000"/>
          <w:sz w:val="20"/>
          <w:szCs w:val="20"/>
        </w:rPr>
        <w:t xml:space="preserve"> we have </w:t>
      </w:r>
      <w:r>
        <w:rPr>
          <w:sz w:val="20"/>
          <w:szCs w:val="20"/>
        </w:rPr>
        <w:t>presented</w:t>
      </w:r>
      <w:r>
        <w:rPr>
          <w:color w:val="000000"/>
          <w:sz w:val="20"/>
          <w:szCs w:val="20"/>
        </w:rPr>
        <w:t xml:space="preserve"> the overview of this system as its challenges, different applications, methodology, tools</w:t>
      </w:r>
      <w:r>
        <w:rPr>
          <w:sz w:val="20"/>
          <w:szCs w:val="20"/>
        </w:rPr>
        <w:t>,</w:t>
      </w:r>
      <w:r>
        <w:rPr>
          <w:color w:val="000000"/>
          <w:sz w:val="20"/>
          <w:szCs w:val="20"/>
        </w:rPr>
        <w:t xml:space="preserve"> and techniques. In this research</w:t>
      </w:r>
      <w:r>
        <w:rPr>
          <w:sz w:val="20"/>
          <w:szCs w:val="20"/>
        </w:rPr>
        <w:t>,</w:t>
      </w:r>
      <w:r>
        <w:rPr>
          <w:color w:val="000000"/>
          <w:sz w:val="20"/>
          <w:szCs w:val="20"/>
        </w:rPr>
        <w:t xml:space="preserve"> we have also </w:t>
      </w:r>
      <w:r>
        <w:rPr>
          <w:sz w:val="20"/>
          <w:szCs w:val="20"/>
        </w:rPr>
        <w:t>described</w:t>
      </w:r>
      <w:r>
        <w:rPr>
          <w:color w:val="000000"/>
          <w:sz w:val="20"/>
          <w:szCs w:val="20"/>
        </w:rPr>
        <w:t xml:space="preserve"> the advantages and limitations according to its scope. Emotion recognition through voice and text has become an increasingly popular research topic in recent years. The ability to accurately detect emotions from spoken or written language has numerous applications in fields such as psychology, healthcare, education, and marketing. This research provides an overview of the current state of the art in emotion recognition using voice and text data. It discusses various techniques and approaches used to extract emotional information from speech and text, including machine learning algorithms, natural language processing techniques, and acoustic analysis. The research also highlights the challenges faced in emotion recognition, such as the lack of labeled data and the difficulty in capturing nuanced emotions. Finally, the research discusses potential future research directions and applications for emotion recognition technology.</w:t>
      </w:r>
      <w:r w:rsidR="000D2F8F">
        <w:rPr>
          <w:color w:val="000000"/>
          <w:sz w:val="20"/>
          <w:szCs w:val="20"/>
        </w:rPr>
        <w:t xml:space="preserve"> </w:t>
      </w:r>
      <w:r>
        <w:rPr>
          <w:color w:val="000000"/>
          <w:sz w:val="20"/>
          <w:szCs w:val="20"/>
        </w:rPr>
        <w:t>Detecting a human emotion is a really complicated and complex task. As increasing in technology and robots we have to be strong in this field as we can and for that purpose</w:t>
      </w:r>
      <w:r>
        <w:rPr>
          <w:sz w:val="20"/>
          <w:szCs w:val="20"/>
        </w:rPr>
        <w:t>,</w:t>
      </w:r>
      <w:r>
        <w:rPr>
          <w:color w:val="000000"/>
          <w:sz w:val="20"/>
          <w:szCs w:val="20"/>
        </w:rPr>
        <w:t xml:space="preserve"> we have to build a model which can understand human emotion and work accordingly.</w:t>
      </w:r>
      <w:r w:rsidR="000D2F8F">
        <w:rPr>
          <w:color w:val="000000"/>
          <w:sz w:val="20"/>
          <w:szCs w:val="20"/>
        </w:rPr>
        <w:t xml:space="preserve"> </w:t>
      </w:r>
      <w:r>
        <w:rPr>
          <w:color w:val="000000"/>
          <w:sz w:val="20"/>
          <w:szCs w:val="20"/>
        </w:rPr>
        <w:t xml:space="preserve">There are the different applications of this system as it can be used in robotics, </w:t>
      </w:r>
      <w:r>
        <w:rPr>
          <w:sz w:val="20"/>
          <w:szCs w:val="20"/>
        </w:rPr>
        <w:t>medicine</w:t>
      </w:r>
      <w:r>
        <w:rPr>
          <w:color w:val="000000"/>
          <w:sz w:val="20"/>
          <w:szCs w:val="20"/>
        </w:rPr>
        <w:t xml:space="preserve">, education, security, law enforcement, e-commerce, and social sites. ML algorithms </w:t>
      </w:r>
      <w:r>
        <w:rPr>
          <w:sz w:val="20"/>
          <w:szCs w:val="20"/>
        </w:rPr>
        <w:t xml:space="preserve">such </w:t>
      </w:r>
      <w:r>
        <w:rPr>
          <w:color w:val="000000"/>
          <w:sz w:val="20"/>
          <w:szCs w:val="20"/>
        </w:rPr>
        <w:t>as SR will be used to train our model. Once our system will be able to detect the emotion of human we would be able to provide the emotional support to a person that would have</w:t>
      </w:r>
      <w:r>
        <w:rPr>
          <w:sz w:val="20"/>
          <w:szCs w:val="20"/>
        </w:rPr>
        <w:t xml:space="preserve"> to</w:t>
      </w:r>
      <w:r>
        <w:rPr>
          <w:color w:val="000000"/>
          <w:sz w:val="20"/>
          <w:szCs w:val="20"/>
        </w:rPr>
        <w:t xml:space="preserve"> need it. NLP is a way of technique </w:t>
      </w:r>
      <w:r>
        <w:rPr>
          <w:sz w:val="20"/>
          <w:szCs w:val="20"/>
        </w:rPr>
        <w:t>that</w:t>
      </w:r>
      <w:r>
        <w:rPr>
          <w:color w:val="000000"/>
          <w:sz w:val="20"/>
          <w:szCs w:val="20"/>
        </w:rPr>
        <w:t xml:space="preserve"> can be used to detect or recognize the emotion of humans through text data. This system will first have the text or speech data in it and if it is audio it will be converted into text by using the SR algorithm. </w:t>
      </w:r>
      <w:r>
        <w:rPr>
          <w:sz w:val="20"/>
          <w:szCs w:val="20"/>
        </w:rPr>
        <w:t>This</w:t>
      </w:r>
      <w:r>
        <w:rPr>
          <w:color w:val="000000"/>
          <w:sz w:val="20"/>
          <w:szCs w:val="20"/>
        </w:rPr>
        <w:t xml:space="preserve"> will be our main entity for this to convert the audio or speeches into text and first</w:t>
      </w:r>
      <w:r>
        <w:rPr>
          <w:sz w:val="20"/>
          <w:szCs w:val="20"/>
        </w:rPr>
        <w:t>,</w:t>
      </w:r>
      <w:r>
        <w:rPr>
          <w:color w:val="000000"/>
          <w:sz w:val="20"/>
          <w:szCs w:val="20"/>
        </w:rPr>
        <w:t xml:space="preserve"> we have to remove the noise and resampling of audios so that it can be cleared and then it will go for the classifiers.</w:t>
      </w:r>
      <w:r w:rsidR="000D2F8F">
        <w:rPr>
          <w:color w:val="000000"/>
          <w:sz w:val="20"/>
          <w:szCs w:val="20"/>
        </w:rPr>
        <w:t xml:space="preserve"> </w:t>
      </w:r>
      <w:r>
        <w:rPr>
          <w:color w:val="000000"/>
          <w:sz w:val="20"/>
          <w:szCs w:val="20"/>
        </w:rPr>
        <w:t xml:space="preserve">We selected the datasets of different emotions for our module and trained </w:t>
      </w:r>
      <w:r>
        <w:rPr>
          <w:sz w:val="20"/>
          <w:szCs w:val="20"/>
        </w:rPr>
        <w:t>them</w:t>
      </w:r>
      <w:r>
        <w:rPr>
          <w:color w:val="000000"/>
          <w:sz w:val="20"/>
          <w:szCs w:val="20"/>
        </w:rPr>
        <w:t xml:space="preserve"> for the maximum accuracy. We used the text and audio datasets to train this module. Writings and speeches are the main fundamentals of people communicating or expressing their emotions and thoughts. And detecting </w:t>
      </w:r>
      <w:r>
        <w:rPr>
          <w:sz w:val="20"/>
          <w:szCs w:val="20"/>
        </w:rPr>
        <w:t>the emotions</w:t>
      </w:r>
      <w:r>
        <w:rPr>
          <w:color w:val="000000"/>
          <w:sz w:val="20"/>
          <w:szCs w:val="20"/>
        </w:rPr>
        <w:t xml:space="preserve"> of one would be the best approach for understanding human nature and their </w:t>
      </w:r>
      <w:r>
        <w:rPr>
          <w:sz w:val="20"/>
          <w:szCs w:val="20"/>
        </w:rPr>
        <w:t>responses</w:t>
      </w:r>
      <w:r>
        <w:rPr>
          <w:color w:val="000000"/>
          <w:sz w:val="20"/>
          <w:szCs w:val="20"/>
        </w:rPr>
        <w:t xml:space="preserve"> to surroundings.</w:t>
      </w:r>
      <w:r w:rsidR="000D2F8F">
        <w:rPr>
          <w:color w:val="000000"/>
          <w:sz w:val="20"/>
          <w:szCs w:val="20"/>
        </w:rPr>
        <w:t xml:space="preserve"> </w:t>
      </w:r>
      <w:r>
        <w:rPr>
          <w:color w:val="000000"/>
          <w:sz w:val="20"/>
          <w:szCs w:val="20"/>
        </w:rPr>
        <w:t xml:space="preserve">It will predict the emotion of a </w:t>
      </w:r>
      <w:r>
        <w:rPr>
          <w:sz w:val="20"/>
          <w:szCs w:val="20"/>
        </w:rPr>
        <w:t>human</w:t>
      </w:r>
      <w:r>
        <w:rPr>
          <w:color w:val="000000"/>
          <w:sz w:val="20"/>
          <w:szCs w:val="20"/>
        </w:rPr>
        <w:t xml:space="preserve"> as they are happy, sad, angry, love, fear, surprise</w:t>
      </w:r>
      <w:r>
        <w:rPr>
          <w:sz w:val="20"/>
          <w:szCs w:val="20"/>
        </w:rPr>
        <w:t>,</w:t>
      </w:r>
      <w:r>
        <w:rPr>
          <w:color w:val="000000"/>
          <w:sz w:val="20"/>
          <w:szCs w:val="20"/>
        </w:rPr>
        <w:t xml:space="preserve"> or neutral.</w:t>
      </w:r>
    </w:p>
    <w:p w14:paraId="22E8F262" w14:textId="77777777" w:rsidR="009729B8" w:rsidRDefault="009729B8">
      <w:pPr>
        <w:pBdr>
          <w:top w:val="nil"/>
          <w:left w:val="nil"/>
          <w:bottom w:val="nil"/>
          <w:right w:val="nil"/>
          <w:between w:val="nil"/>
        </w:pBdr>
        <w:rPr>
          <w:color w:val="000000"/>
          <w:sz w:val="20"/>
          <w:szCs w:val="20"/>
        </w:rPr>
      </w:pPr>
    </w:p>
    <w:p w14:paraId="5DA75EC2" w14:textId="77777777" w:rsidR="009729B8" w:rsidRDefault="00296A1D">
      <w:pPr>
        <w:spacing w:after="160" w:line="259" w:lineRule="auto"/>
        <w:jc w:val="left"/>
        <w:rPr>
          <w:color w:val="000000"/>
          <w:sz w:val="20"/>
          <w:szCs w:val="20"/>
        </w:rPr>
      </w:pPr>
      <w:r>
        <w:br w:type="page"/>
      </w:r>
    </w:p>
    <w:p w14:paraId="78EB2B6A" w14:textId="77777777" w:rsidR="009729B8" w:rsidRDefault="00296A1D">
      <w:pPr>
        <w:keepNext/>
        <w:keepLines/>
        <w:pBdr>
          <w:top w:val="nil"/>
          <w:left w:val="nil"/>
          <w:bottom w:val="none" w:sz="0" w:space="0" w:color="000000"/>
          <w:right w:val="nil"/>
          <w:between w:val="nil"/>
        </w:pBdr>
        <w:spacing w:before="240" w:after="0" w:line="259" w:lineRule="auto"/>
        <w:jc w:val="left"/>
        <w:rPr>
          <w:rFonts w:ascii="Calibri" w:eastAsia="Calibri" w:hAnsi="Calibri" w:cs="Calibri"/>
          <w:color w:val="2E75B5"/>
          <w:sz w:val="32"/>
          <w:szCs w:val="32"/>
        </w:rPr>
      </w:pPr>
      <w:r>
        <w:rPr>
          <w:rFonts w:ascii="Calibri" w:eastAsia="Calibri" w:hAnsi="Calibri" w:cs="Calibri"/>
          <w:color w:val="2E75B5"/>
          <w:sz w:val="32"/>
          <w:szCs w:val="32"/>
        </w:rPr>
        <w:lastRenderedPageBreak/>
        <w:t>Table of Contents</w:t>
      </w:r>
    </w:p>
    <w:sdt>
      <w:sdtPr>
        <w:id w:val="-1148277699"/>
        <w:docPartObj>
          <w:docPartGallery w:val="Table of Contents"/>
          <w:docPartUnique/>
        </w:docPartObj>
      </w:sdtPr>
      <w:sdtEndPr/>
      <w:sdtContent>
        <w:p w14:paraId="7A28CC8E" w14:textId="005D7642" w:rsidR="007757BF" w:rsidRDefault="00296A1D">
          <w:pPr>
            <w:pStyle w:val="TOC2"/>
            <w:tabs>
              <w:tab w:val="right" w:leader="dot" w:pos="8636"/>
            </w:tabs>
            <w:rPr>
              <w:noProof/>
            </w:rPr>
          </w:pPr>
          <w:r>
            <w:fldChar w:fldCharType="begin"/>
          </w:r>
          <w:r>
            <w:instrText xml:space="preserve"> TOC \h \u \z \t "Heading 1,1,Heading 2,2,Heading 3,3,"</w:instrText>
          </w:r>
          <w:r>
            <w:fldChar w:fldCharType="separate"/>
          </w:r>
          <w:hyperlink w:anchor="_Toc138250169" w:history="1">
            <w:r w:rsidR="007757BF" w:rsidRPr="00942BFA">
              <w:rPr>
                <w:rStyle w:val="Hyperlink"/>
                <w:noProof/>
              </w:rPr>
              <w:t>Final Year Project Report</w:t>
            </w:r>
            <w:r w:rsidR="007757BF">
              <w:rPr>
                <w:noProof/>
                <w:webHidden/>
              </w:rPr>
              <w:tab/>
            </w:r>
            <w:r w:rsidR="007757BF">
              <w:rPr>
                <w:noProof/>
                <w:webHidden/>
              </w:rPr>
              <w:fldChar w:fldCharType="begin"/>
            </w:r>
            <w:r w:rsidR="007757BF">
              <w:rPr>
                <w:noProof/>
                <w:webHidden/>
              </w:rPr>
              <w:instrText xml:space="preserve"> PAGEREF _Toc138250169 \h </w:instrText>
            </w:r>
            <w:r w:rsidR="007757BF">
              <w:rPr>
                <w:noProof/>
                <w:webHidden/>
              </w:rPr>
            </w:r>
            <w:r w:rsidR="007757BF">
              <w:rPr>
                <w:noProof/>
                <w:webHidden/>
              </w:rPr>
              <w:fldChar w:fldCharType="separate"/>
            </w:r>
            <w:r w:rsidR="007757BF">
              <w:rPr>
                <w:noProof/>
                <w:webHidden/>
              </w:rPr>
              <w:t>i</w:t>
            </w:r>
            <w:r w:rsidR="007757BF">
              <w:rPr>
                <w:noProof/>
                <w:webHidden/>
              </w:rPr>
              <w:fldChar w:fldCharType="end"/>
            </w:r>
          </w:hyperlink>
        </w:p>
        <w:p w14:paraId="0A3C4E83" w14:textId="4B442738" w:rsidR="007757BF" w:rsidRDefault="008710D2">
          <w:pPr>
            <w:pStyle w:val="TOC2"/>
            <w:tabs>
              <w:tab w:val="right" w:leader="dot" w:pos="8636"/>
            </w:tabs>
            <w:rPr>
              <w:noProof/>
            </w:rPr>
          </w:pPr>
          <w:hyperlink w:anchor="_Toc138250170" w:history="1">
            <w:r w:rsidR="007757BF" w:rsidRPr="00942BFA">
              <w:rPr>
                <w:rStyle w:val="Hyperlink"/>
                <w:noProof/>
              </w:rPr>
              <w:t>Emotion Recognition through voice and text using NLP techniques</w:t>
            </w:r>
            <w:r w:rsidR="007757BF">
              <w:rPr>
                <w:noProof/>
                <w:webHidden/>
              </w:rPr>
              <w:tab/>
            </w:r>
            <w:r w:rsidR="007757BF">
              <w:rPr>
                <w:noProof/>
                <w:webHidden/>
              </w:rPr>
              <w:fldChar w:fldCharType="begin"/>
            </w:r>
            <w:r w:rsidR="007757BF">
              <w:rPr>
                <w:noProof/>
                <w:webHidden/>
              </w:rPr>
              <w:instrText xml:space="preserve"> PAGEREF _Toc138250170 \h </w:instrText>
            </w:r>
            <w:r w:rsidR="007757BF">
              <w:rPr>
                <w:noProof/>
                <w:webHidden/>
              </w:rPr>
            </w:r>
            <w:r w:rsidR="007757BF">
              <w:rPr>
                <w:noProof/>
                <w:webHidden/>
              </w:rPr>
              <w:fldChar w:fldCharType="separate"/>
            </w:r>
            <w:r w:rsidR="007757BF">
              <w:rPr>
                <w:noProof/>
                <w:webHidden/>
              </w:rPr>
              <w:t>i</w:t>
            </w:r>
            <w:r w:rsidR="007757BF">
              <w:rPr>
                <w:noProof/>
                <w:webHidden/>
              </w:rPr>
              <w:fldChar w:fldCharType="end"/>
            </w:r>
          </w:hyperlink>
        </w:p>
        <w:p w14:paraId="469CB2DC" w14:textId="0D1580C3" w:rsidR="007757BF" w:rsidRDefault="008710D2">
          <w:pPr>
            <w:pStyle w:val="TOC2"/>
            <w:tabs>
              <w:tab w:val="right" w:leader="dot" w:pos="8636"/>
            </w:tabs>
            <w:rPr>
              <w:noProof/>
            </w:rPr>
          </w:pPr>
          <w:hyperlink w:anchor="_Toc138250171" w:history="1">
            <w:r w:rsidR="007757BF" w:rsidRPr="00942BFA">
              <w:rPr>
                <w:rStyle w:val="Hyperlink"/>
                <w:noProof/>
              </w:rPr>
              <w:t>Project Advisor:</w:t>
            </w:r>
            <w:r w:rsidR="007757BF">
              <w:rPr>
                <w:noProof/>
                <w:webHidden/>
              </w:rPr>
              <w:tab/>
            </w:r>
            <w:r w:rsidR="007757BF">
              <w:rPr>
                <w:noProof/>
                <w:webHidden/>
              </w:rPr>
              <w:fldChar w:fldCharType="begin"/>
            </w:r>
            <w:r w:rsidR="007757BF">
              <w:rPr>
                <w:noProof/>
                <w:webHidden/>
              </w:rPr>
              <w:instrText xml:space="preserve"> PAGEREF _Toc138250171 \h </w:instrText>
            </w:r>
            <w:r w:rsidR="007757BF">
              <w:rPr>
                <w:noProof/>
                <w:webHidden/>
              </w:rPr>
            </w:r>
            <w:r w:rsidR="007757BF">
              <w:rPr>
                <w:noProof/>
                <w:webHidden/>
              </w:rPr>
              <w:fldChar w:fldCharType="separate"/>
            </w:r>
            <w:r w:rsidR="007757BF">
              <w:rPr>
                <w:noProof/>
                <w:webHidden/>
              </w:rPr>
              <w:t>i</w:t>
            </w:r>
            <w:r w:rsidR="007757BF">
              <w:rPr>
                <w:noProof/>
                <w:webHidden/>
              </w:rPr>
              <w:fldChar w:fldCharType="end"/>
            </w:r>
          </w:hyperlink>
        </w:p>
        <w:p w14:paraId="04866F67" w14:textId="693D9560" w:rsidR="007757BF" w:rsidRDefault="008710D2">
          <w:pPr>
            <w:pStyle w:val="TOC2"/>
            <w:tabs>
              <w:tab w:val="right" w:leader="dot" w:pos="8636"/>
            </w:tabs>
            <w:rPr>
              <w:noProof/>
            </w:rPr>
          </w:pPr>
          <w:hyperlink w:anchor="_Toc138250172" w:history="1">
            <w:r w:rsidR="007757BF" w:rsidRPr="00942BFA">
              <w:rPr>
                <w:rStyle w:val="Hyperlink"/>
                <w:noProof/>
              </w:rPr>
              <w:t>Submitted By:</w:t>
            </w:r>
            <w:r w:rsidR="007757BF">
              <w:rPr>
                <w:noProof/>
                <w:webHidden/>
              </w:rPr>
              <w:tab/>
            </w:r>
            <w:r w:rsidR="007757BF">
              <w:rPr>
                <w:noProof/>
                <w:webHidden/>
              </w:rPr>
              <w:fldChar w:fldCharType="begin"/>
            </w:r>
            <w:r w:rsidR="007757BF">
              <w:rPr>
                <w:noProof/>
                <w:webHidden/>
              </w:rPr>
              <w:instrText xml:space="preserve"> PAGEREF _Toc138250172 \h </w:instrText>
            </w:r>
            <w:r w:rsidR="007757BF">
              <w:rPr>
                <w:noProof/>
                <w:webHidden/>
              </w:rPr>
            </w:r>
            <w:r w:rsidR="007757BF">
              <w:rPr>
                <w:noProof/>
                <w:webHidden/>
              </w:rPr>
              <w:fldChar w:fldCharType="separate"/>
            </w:r>
            <w:r w:rsidR="007757BF">
              <w:rPr>
                <w:noProof/>
                <w:webHidden/>
              </w:rPr>
              <w:t>i</w:t>
            </w:r>
            <w:r w:rsidR="007757BF">
              <w:rPr>
                <w:noProof/>
                <w:webHidden/>
              </w:rPr>
              <w:fldChar w:fldCharType="end"/>
            </w:r>
          </w:hyperlink>
        </w:p>
        <w:p w14:paraId="346C6EDA" w14:textId="16A09124" w:rsidR="007757BF" w:rsidRDefault="008710D2">
          <w:pPr>
            <w:pStyle w:val="TOC2"/>
            <w:tabs>
              <w:tab w:val="right" w:leader="dot" w:pos="8636"/>
            </w:tabs>
            <w:rPr>
              <w:noProof/>
            </w:rPr>
          </w:pPr>
          <w:hyperlink w:anchor="_Toc138250173" w:history="1">
            <w:r w:rsidR="007757BF" w:rsidRPr="00942BFA">
              <w:rPr>
                <w:rStyle w:val="Hyperlink"/>
                <w:noProof/>
              </w:rPr>
              <w:t>Session</w:t>
            </w:r>
            <w:r w:rsidR="007757BF">
              <w:rPr>
                <w:noProof/>
                <w:webHidden/>
              </w:rPr>
              <w:tab/>
            </w:r>
            <w:r w:rsidR="007757BF">
              <w:rPr>
                <w:noProof/>
                <w:webHidden/>
              </w:rPr>
              <w:fldChar w:fldCharType="begin"/>
            </w:r>
            <w:r w:rsidR="007757BF">
              <w:rPr>
                <w:noProof/>
                <w:webHidden/>
              </w:rPr>
              <w:instrText xml:space="preserve"> PAGEREF _Toc138250173 \h </w:instrText>
            </w:r>
            <w:r w:rsidR="007757BF">
              <w:rPr>
                <w:noProof/>
                <w:webHidden/>
              </w:rPr>
            </w:r>
            <w:r w:rsidR="007757BF">
              <w:rPr>
                <w:noProof/>
                <w:webHidden/>
              </w:rPr>
              <w:fldChar w:fldCharType="separate"/>
            </w:r>
            <w:r w:rsidR="007757BF">
              <w:rPr>
                <w:noProof/>
                <w:webHidden/>
              </w:rPr>
              <w:t>i</w:t>
            </w:r>
            <w:r w:rsidR="007757BF">
              <w:rPr>
                <w:noProof/>
                <w:webHidden/>
              </w:rPr>
              <w:fldChar w:fldCharType="end"/>
            </w:r>
          </w:hyperlink>
        </w:p>
        <w:p w14:paraId="3EE57005" w14:textId="4B0869AC" w:rsidR="007757BF" w:rsidRDefault="008710D2">
          <w:pPr>
            <w:pStyle w:val="TOC2"/>
            <w:tabs>
              <w:tab w:val="right" w:leader="dot" w:pos="8636"/>
            </w:tabs>
            <w:rPr>
              <w:noProof/>
            </w:rPr>
          </w:pPr>
          <w:hyperlink w:anchor="_Toc138250174" w:history="1">
            <w:r w:rsidR="007757BF" w:rsidRPr="00942BFA">
              <w:rPr>
                <w:rStyle w:val="Hyperlink"/>
                <w:noProof/>
              </w:rPr>
              <w:t>University of Management and Technology</w:t>
            </w:r>
            <w:r w:rsidR="007757BF">
              <w:rPr>
                <w:noProof/>
                <w:webHidden/>
              </w:rPr>
              <w:tab/>
            </w:r>
            <w:r w:rsidR="007757BF">
              <w:rPr>
                <w:noProof/>
                <w:webHidden/>
              </w:rPr>
              <w:fldChar w:fldCharType="begin"/>
            </w:r>
            <w:r w:rsidR="007757BF">
              <w:rPr>
                <w:noProof/>
                <w:webHidden/>
              </w:rPr>
              <w:instrText xml:space="preserve"> PAGEREF _Toc138250174 \h </w:instrText>
            </w:r>
            <w:r w:rsidR="007757BF">
              <w:rPr>
                <w:noProof/>
                <w:webHidden/>
              </w:rPr>
            </w:r>
            <w:r w:rsidR="007757BF">
              <w:rPr>
                <w:noProof/>
                <w:webHidden/>
              </w:rPr>
              <w:fldChar w:fldCharType="separate"/>
            </w:r>
            <w:r w:rsidR="007757BF">
              <w:rPr>
                <w:noProof/>
                <w:webHidden/>
              </w:rPr>
              <w:t>i</w:t>
            </w:r>
            <w:r w:rsidR="007757BF">
              <w:rPr>
                <w:noProof/>
                <w:webHidden/>
              </w:rPr>
              <w:fldChar w:fldCharType="end"/>
            </w:r>
          </w:hyperlink>
        </w:p>
        <w:p w14:paraId="03074CF5" w14:textId="343390A0" w:rsidR="007757BF" w:rsidRDefault="008710D2">
          <w:pPr>
            <w:pStyle w:val="TOC2"/>
            <w:tabs>
              <w:tab w:val="right" w:leader="dot" w:pos="8636"/>
            </w:tabs>
            <w:rPr>
              <w:noProof/>
            </w:rPr>
          </w:pPr>
          <w:hyperlink w:anchor="_Toc138250175" w:history="1">
            <w:r w:rsidR="007757BF" w:rsidRPr="00942BFA">
              <w:rPr>
                <w:rStyle w:val="Hyperlink"/>
                <w:noProof/>
              </w:rPr>
              <w:t>C-II Johar Town Lahore Pakistan</w:t>
            </w:r>
            <w:r w:rsidR="007757BF">
              <w:rPr>
                <w:noProof/>
                <w:webHidden/>
              </w:rPr>
              <w:tab/>
            </w:r>
            <w:r w:rsidR="007757BF">
              <w:rPr>
                <w:noProof/>
                <w:webHidden/>
              </w:rPr>
              <w:fldChar w:fldCharType="begin"/>
            </w:r>
            <w:r w:rsidR="007757BF">
              <w:rPr>
                <w:noProof/>
                <w:webHidden/>
              </w:rPr>
              <w:instrText xml:space="preserve"> PAGEREF _Toc138250175 \h </w:instrText>
            </w:r>
            <w:r w:rsidR="007757BF">
              <w:rPr>
                <w:noProof/>
                <w:webHidden/>
              </w:rPr>
            </w:r>
            <w:r w:rsidR="007757BF">
              <w:rPr>
                <w:noProof/>
                <w:webHidden/>
              </w:rPr>
              <w:fldChar w:fldCharType="separate"/>
            </w:r>
            <w:r w:rsidR="007757BF">
              <w:rPr>
                <w:noProof/>
                <w:webHidden/>
              </w:rPr>
              <w:t>i</w:t>
            </w:r>
            <w:r w:rsidR="007757BF">
              <w:rPr>
                <w:noProof/>
                <w:webHidden/>
              </w:rPr>
              <w:fldChar w:fldCharType="end"/>
            </w:r>
          </w:hyperlink>
        </w:p>
        <w:p w14:paraId="4A1FFE03" w14:textId="01CD99B3" w:rsidR="007757BF" w:rsidRDefault="008710D2">
          <w:pPr>
            <w:pStyle w:val="TOC2"/>
            <w:tabs>
              <w:tab w:val="right" w:leader="dot" w:pos="8636"/>
            </w:tabs>
            <w:rPr>
              <w:noProof/>
            </w:rPr>
          </w:pPr>
          <w:hyperlink w:anchor="_Toc138250176" w:history="1">
            <w:r w:rsidR="007757BF" w:rsidRPr="00942BFA">
              <w:rPr>
                <w:rStyle w:val="Hyperlink"/>
                <w:noProof/>
              </w:rPr>
              <w:t>Dedication</w:t>
            </w:r>
            <w:r w:rsidR="007757BF">
              <w:rPr>
                <w:noProof/>
                <w:webHidden/>
              </w:rPr>
              <w:tab/>
            </w:r>
            <w:r w:rsidR="007757BF">
              <w:rPr>
                <w:noProof/>
                <w:webHidden/>
              </w:rPr>
              <w:fldChar w:fldCharType="begin"/>
            </w:r>
            <w:r w:rsidR="007757BF">
              <w:rPr>
                <w:noProof/>
                <w:webHidden/>
              </w:rPr>
              <w:instrText xml:space="preserve"> PAGEREF _Toc138250176 \h </w:instrText>
            </w:r>
            <w:r w:rsidR="007757BF">
              <w:rPr>
                <w:noProof/>
                <w:webHidden/>
              </w:rPr>
            </w:r>
            <w:r w:rsidR="007757BF">
              <w:rPr>
                <w:noProof/>
                <w:webHidden/>
              </w:rPr>
              <w:fldChar w:fldCharType="separate"/>
            </w:r>
            <w:r w:rsidR="007757BF">
              <w:rPr>
                <w:noProof/>
                <w:webHidden/>
              </w:rPr>
              <w:t>ii</w:t>
            </w:r>
            <w:r w:rsidR="007757BF">
              <w:rPr>
                <w:noProof/>
                <w:webHidden/>
              </w:rPr>
              <w:fldChar w:fldCharType="end"/>
            </w:r>
          </w:hyperlink>
        </w:p>
        <w:p w14:paraId="48609CF9" w14:textId="19C59E3A" w:rsidR="007757BF" w:rsidRDefault="008710D2">
          <w:pPr>
            <w:pStyle w:val="TOC2"/>
            <w:tabs>
              <w:tab w:val="right" w:leader="dot" w:pos="8636"/>
            </w:tabs>
            <w:rPr>
              <w:noProof/>
            </w:rPr>
          </w:pPr>
          <w:hyperlink w:anchor="_Toc138250177" w:history="1">
            <w:r w:rsidR="007757BF" w:rsidRPr="00942BFA">
              <w:rPr>
                <w:rStyle w:val="Hyperlink"/>
                <w:noProof/>
              </w:rPr>
              <w:t>Final Approval</w:t>
            </w:r>
            <w:r w:rsidR="007757BF">
              <w:rPr>
                <w:noProof/>
                <w:webHidden/>
              </w:rPr>
              <w:tab/>
            </w:r>
            <w:r w:rsidR="007757BF">
              <w:rPr>
                <w:noProof/>
                <w:webHidden/>
              </w:rPr>
              <w:fldChar w:fldCharType="begin"/>
            </w:r>
            <w:r w:rsidR="007757BF">
              <w:rPr>
                <w:noProof/>
                <w:webHidden/>
              </w:rPr>
              <w:instrText xml:space="preserve"> PAGEREF _Toc138250177 \h </w:instrText>
            </w:r>
            <w:r w:rsidR="007757BF">
              <w:rPr>
                <w:noProof/>
                <w:webHidden/>
              </w:rPr>
            </w:r>
            <w:r w:rsidR="007757BF">
              <w:rPr>
                <w:noProof/>
                <w:webHidden/>
              </w:rPr>
              <w:fldChar w:fldCharType="separate"/>
            </w:r>
            <w:r w:rsidR="007757BF">
              <w:rPr>
                <w:noProof/>
                <w:webHidden/>
              </w:rPr>
              <w:t>iii</w:t>
            </w:r>
            <w:r w:rsidR="007757BF">
              <w:rPr>
                <w:noProof/>
                <w:webHidden/>
              </w:rPr>
              <w:fldChar w:fldCharType="end"/>
            </w:r>
          </w:hyperlink>
        </w:p>
        <w:p w14:paraId="3D72CBCE" w14:textId="0A76C240" w:rsidR="007757BF" w:rsidRDefault="008710D2">
          <w:pPr>
            <w:pStyle w:val="TOC1"/>
            <w:tabs>
              <w:tab w:val="right" w:leader="dot" w:pos="8636"/>
            </w:tabs>
            <w:rPr>
              <w:noProof/>
            </w:rPr>
          </w:pPr>
          <w:hyperlink w:anchor="_Toc138250178" w:history="1">
            <w:r w:rsidR="007757BF" w:rsidRPr="00942BFA">
              <w:rPr>
                <w:rStyle w:val="Hyperlink"/>
                <w:noProof/>
              </w:rPr>
              <w:t>Acknowledgements,</w:t>
            </w:r>
            <w:r w:rsidR="007757BF">
              <w:rPr>
                <w:noProof/>
                <w:webHidden/>
              </w:rPr>
              <w:tab/>
            </w:r>
            <w:r w:rsidR="007757BF">
              <w:rPr>
                <w:noProof/>
                <w:webHidden/>
              </w:rPr>
              <w:fldChar w:fldCharType="begin"/>
            </w:r>
            <w:r w:rsidR="007757BF">
              <w:rPr>
                <w:noProof/>
                <w:webHidden/>
              </w:rPr>
              <w:instrText xml:space="preserve"> PAGEREF _Toc138250178 \h </w:instrText>
            </w:r>
            <w:r w:rsidR="007757BF">
              <w:rPr>
                <w:noProof/>
                <w:webHidden/>
              </w:rPr>
            </w:r>
            <w:r w:rsidR="007757BF">
              <w:rPr>
                <w:noProof/>
                <w:webHidden/>
              </w:rPr>
              <w:fldChar w:fldCharType="separate"/>
            </w:r>
            <w:r w:rsidR="007757BF">
              <w:rPr>
                <w:noProof/>
                <w:webHidden/>
              </w:rPr>
              <w:t>iv</w:t>
            </w:r>
            <w:r w:rsidR="007757BF">
              <w:rPr>
                <w:noProof/>
                <w:webHidden/>
              </w:rPr>
              <w:fldChar w:fldCharType="end"/>
            </w:r>
          </w:hyperlink>
        </w:p>
        <w:p w14:paraId="78018562" w14:textId="610AF9B4" w:rsidR="007757BF" w:rsidRDefault="008710D2">
          <w:pPr>
            <w:pStyle w:val="TOC1"/>
            <w:tabs>
              <w:tab w:val="right" w:leader="dot" w:pos="8636"/>
            </w:tabs>
            <w:rPr>
              <w:noProof/>
            </w:rPr>
          </w:pPr>
          <w:hyperlink w:anchor="_Toc138250179" w:history="1">
            <w:r w:rsidR="007757BF" w:rsidRPr="00942BFA">
              <w:rPr>
                <w:rStyle w:val="Hyperlink"/>
                <w:noProof/>
              </w:rPr>
              <w:t>Abstract</w:t>
            </w:r>
            <w:r w:rsidR="007757BF">
              <w:rPr>
                <w:noProof/>
                <w:webHidden/>
              </w:rPr>
              <w:tab/>
            </w:r>
            <w:r w:rsidR="007757BF">
              <w:rPr>
                <w:noProof/>
                <w:webHidden/>
              </w:rPr>
              <w:fldChar w:fldCharType="begin"/>
            </w:r>
            <w:r w:rsidR="007757BF">
              <w:rPr>
                <w:noProof/>
                <w:webHidden/>
              </w:rPr>
              <w:instrText xml:space="preserve"> PAGEREF _Toc138250179 \h </w:instrText>
            </w:r>
            <w:r w:rsidR="007757BF">
              <w:rPr>
                <w:noProof/>
                <w:webHidden/>
              </w:rPr>
            </w:r>
            <w:r w:rsidR="007757BF">
              <w:rPr>
                <w:noProof/>
                <w:webHidden/>
              </w:rPr>
              <w:fldChar w:fldCharType="separate"/>
            </w:r>
            <w:r w:rsidR="007757BF">
              <w:rPr>
                <w:noProof/>
                <w:webHidden/>
              </w:rPr>
              <w:t>v</w:t>
            </w:r>
            <w:r w:rsidR="007757BF">
              <w:rPr>
                <w:noProof/>
                <w:webHidden/>
              </w:rPr>
              <w:fldChar w:fldCharType="end"/>
            </w:r>
          </w:hyperlink>
        </w:p>
        <w:p w14:paraId="6D6701DA" w14:textId="187A8376" w:rsidR="007757BF" w:rsidRDefault="008710D2">
          <w:pPr>
            <w:pStyle w:val="TOC1"/>
            <w:tabs>
              <w:tab w:val="right" w:leader="dot" w:pos="8636"/>
            </w:tabs>
            <w:rPr>
              <w:noProof/>
            </w:rPr>
          </w:pPr>
          <w:hyperlink w:anchor="_Toc138250180" w:history="1">
            <w:r w:rsidR="007757BF" w:rsidRPr="00942BFA">
              <w:rPr>
                <w:rStyle w:val="Hyperlink"/>
                <w:noProof/>
              </w:rPr>
              <w:t>Definitions and Acronyms</w:t>
            </w:r>
            <w:r w:rsidR="007757BF">
              <w:rPr>
                <w:noProof/>
                <w:webHidden/>
              </w:rPr>
              <w:tab/>
            </w:r>
            <w:r w:rsidR="007757BF">
              <w:rPr>
                <w:noProof/>
                <w:webHidden/>
              </w:rPr>
              <w:fldChar w:fldCharType="begin"/>
            </w:r>
            <w:r w:rsidR="007757BF">
              <w:rPr>
                <w:noProof/>
                <w:webHidden/>
              </w:rPr>
              <w:instrText xml:space="preserve"> PAGEREF _Toc138250180 \h </w:instrText>
            </w:r>
            <w:r w:rsidR="007757BF">
              <w:rPr>
                <w:noProof/>
                <w:webHidden/>
              </w:rPr>
            </w:r>
            <w:r w:rsidR="007757BF">
              <w:rPr>
                <w:noProof/>
                <w:webHidden/>
              </w:rPr>
              <w:fldChar w:fldCharType="separate"/>
            </w:r>
            <w:r w:rsidR="007757BF">
              <w:rPr>
                <w:noProof/>
                <w:webHidden/>
              </w:rPr>
              <w:t>viii</w:t>
            </w:r>
            <w:r w:rsidR="007757BF">
              <w:rPr>
                <w:noProof/>
                <w:webHidden/>
              </w:rPr>
              <w:fldChar w:fldCharType="end"/>
            </w:r>
          </w:hyperlink>
        </w:p>
        <w:p w14:paraId="23BEEEC6" w14:textId="1BAE037C" w:rsidR="007757BF" w:rsidRDefault="008710D2">
          <w:pPr>
            <w:pStyle w:val="TOC1"/>
            <w:tabs>
              <w:tab w:val="right" w:leader="dot" w:pos="8636"/>
            </w:tabs>
            <w:rPr>
              <w:noProof/>
            </w:rPr>
          </w:pPr>
          <w:hyperlink w:anchor="_Toc138250181" w:history="1">
            <w:r w:rsidR="007757BF" w:rsidRPr="00942BFA">
              <w:rPr>
                <w:rStyle w:val="Hyperlink"/>
                <w:noProof/>
              </w:rPr>
              <w:t>1. Introduction</w:t>
            </w:r>
            <w:r w:rsidR="007757BF">
              <w:rPr>
                <w:noProof/>
                <w:webHidden/>
              </w:rPr>
              <w:tab/>
            </w:r>
            <w:r w:rsidR="007757BF">
              <w:rPr>
                <w:noProof/>
                <w:webHidden/>
              </w:rPr>
              <w:fldChar w:fldCharType="begin"/>
            </w:r>
            <w:r w:rsidR="007757BF">
              <w:rPr>
                <w:noProof/>
                <w:webHidden/>
              </w:rPr>
              <w:instrText xml:space="preserve"> PAGEREF _Toc138250181 \h </w:instrText>
            </w:r>
            <w:r w:rsidR="007757BF">
              <w:rPr>
                <w:noProof/>
                <w:webHidden/>
              </w:rPr>
            </w:r>
            <w:r w:rsidR="007757BF">
              <w:rPr>
                <w:noProof/>
                <w:webHidden/>
              </w:rPr>
              <w:fldChar w:fldCharType="separate"/>
            </w:r>
            <w:r w:rsidR="007757BF">
              <w:rPr>
                <w:noProof/>
                <w:webHidden/>
              </w:rPr>
              <w:t>1</w:t>
            </w:r>
            <w:r w:rsidR="007757BF">
              <w:rPr>
                <w:noProof/>
                <w:webHidden/>
              </w:rPr>
              <w:fldChar w:fldCharType="end"/>
            </w:r>
          </w:hyperlink>
        </w:p>
        <w:p w14:paraId="6EDAEF07" w14:textId="003B6A25" w:rsidR="007757BF" w:rsidRDefault="008710D2">
          <w:pPr>
            <w:pStyle w:val="TOC2"/>
            <w:tabs>
              <w:tab w:val="left" w:pos="880"/>
              <w:tab w:val="right" w:leader="dot" w:pos="8636"/>
            </w:tabs>
            <w:rPr>
              <w:noProof/>
            </w:rPr>
          </w:pPr>
          <w:hyperlink w:anchor="_Toc138250182" w:history="1">
            <w:r w:rsidR="007757BF" w:rsidRPr="00942BFA">
              <w:rPr>
                <w:rStyle w:val="Hyperlink"/>
                <w:noProof/>
              </w:rPr>
              <w:t>1.1</w:t>
            </w:r>
            <w:r w:rsidR="007757BF">
              <w:rPr>
                <w:noProof/>
              </w:rPr>
              <w:tab/>
            </w:r>
            <w:r w:rsidR="007757BF" w:rsidRPr="00942BFA">
              <w:rPr>
                <w:rStyle w:val="Hyperlink"/>
                <w:noProof/>
              </w:rPr>
              <w:t>Problem Overview</w:t>
            </w:r>
            <w:r w:rsidR="007757BF">
              <w:rPr>
                <w:noProof/>
                <w:webHidden/>
              </w:rPr>
              <w:tab/>
            </w:r>
            <w:r w:rsidR="007757BF">
              <w:rPr>
                <w:noProof/>
                <w:webHidden/>
              </w:rPr>
              <w:fldChar w:fldCharType="begin"/>
            </w:r>
            <w:r w:rsidR="007757BF">
              <w:rPr>
                <w:noProof/>
                <w:webHidden/>
              </w:rPr>
              <w:instrText xml:space="preserve"> PAGEREF _Toc138250182 \h </w:instrText>
            </w:r>
            <w:r w:rsidR="007757BF">
              <w:rPr>
                <w:noProof/>
                <w:webHidden/>
              </w:rPr>
            </w:r>
            <w:r w:rsidR="007757BF">
              <w:rPr>
                <w:noProof/>
                <w:webHidden/>
              </w:rPr>
              <w:fldChar w:fldCharType="separate"/>
            </w:r>
            <w:r w:rsidR="007757BF">
              <w:rPr>
                <w:noProof/>
                <w:webHidden/>
              </w:rPr>
              <w:t>1</w:t>
            </w:r>
            <w:r w:rsidR="007757BF">
              <w:rPr>
                <w:noProof/>
                <w:webHidden/>
              </w:rPr>
              <w:fldChar w:fldCharType="end"/>
            </w:r>
          </w:hyperlink>
        </w:p>
        <w:p w14:paraId="6010DC39" w14:textId="6246492C" w:rsidR="007757BF" w:rsidRDefault="008710D2">
          <w:pPr>
            <w:pStyle w:val="TOC2"/>
            <w:tabs>
              <w:tab w:val="left" w:pos="880"/>
              <w:tab w:val="right" w:leader="dot" w:pos="8636"/>
            </w:tabs>
            <w:rPr>
              <w:noProof/>
            </w:rPr>
          </w:pPr>
          <w:hyperlink w:anchor="_Toc138250183" w:history="1">
            <w:r w:rsidR="007757BF" w:rsidRPr="00942BFA">
              <w:rPr>
                <w:rStyle w:val="Hyperlink"/>
                <w:noProof/>
              </w:rPr>
              <w:t>1.2</w:t>
            </w:r>
            <w:r w:rsidR="007757BF">
              <w:rPr>
                <w:noProof/>
              </w:rPr>
              <w:tab/>
            </w:r>
            <w:r w:rsidR="007757BF" w:rsidRPr="00942BFA">
              <w:rPr>
                <w:rStyle w:val="Hyperlink"/>
                <w:noProof/>
              </w:rPr>
              <w:t>Research Questions</w:t>
            </w:r>
            <w:r w:rsidR="007757BF">
              <w:rPr>
                <w:noProof/>
                <w:webHidden/>
              </w:rPr>
              <w:tab/>
            </w:r>
            <w:r w:rsidR="007757BF">
              <w:rPr>
                <w:noProof/>
                <w:webHidden/>
              </w:rPr>
              <w:fldChar w:fldCharType="begin"/>
            </w:r>
            <w:r w:rsidR="007757BF">
              <w:rPr>
                <w:noProof/>
                <w:webHidden/>
              </w:rPr>
              <w:instrText xml:space="preserve"> PAGEREF _Toc138250183 \h </w:instrText>
            </w:r>
            <w:r w:rsidR="007757BF">
              <w:rPr>
                <w:noProof/>
                <w:webHidden/>
              </w:rPr>
            </w:r>
            <w:r w:rsidR="007757BF">
              <w:rPr>
                <w:noProof/>
                <w:webHidden/>
              </w:rPr>
              <w:fldChar w:fldCharType="separate"/>
            </w:r>
            <w:r w:rsidR="007757BF">
              <w:rPr>
                <w:noProof/>
                <w:webHidden/>
              </w:rPr>
              <w:t>2</w:t>
            </w:r>
            <w:r w:rsidR="007757BF">
              <w:rPr>
                <w:noProof/>
                <w:webHidden/>
              </w:rPr>
              <w:fldChar w:fldCharType="end"/>
            </w:r>
          </w:hyperlink>
        </w:p>
        <w:p w14:paraId="01DD5A24" w14:textId="1EDF28DD" w:rsidR="007757BF" w:rsidRDefault="008710D2">
          <w:pPr>
            <w:pStyle w:val="TOC2"/>
            <w:tabs>
              <w:tab w:val="left" w:pos="880"/>
              <w:tab w:val="right" w:leader="dot" w:pos="8636"/>
            </w:tabs>
            <w:rPr>
              <w:noProof/>
            </w:rPr>
          </w:pPr>
          <w:hyperlink w:anchor="_Toc138250184" w:history="1">
            <w:r w:rsidR="007757BF" w:rsidRPr="00942BFA">
              <w:rPr>
                <w:rStyle w:val="Hyperlink"/>
                <w:noProof/>
              </w:rPr>
              <w:t>1.3</w:t>
            </w:r>
            <w:r w:rsidR="007757BF">
              <w:rPr>
                <w:noProof/>
              </w:rPr>
              <w:tab/>
            </w:r>
            <w:r w:rsidR="007757BF" w:rsidRPr="00942BFA">
              <w:rPr>
                <w:rStyle w:val="Hyperlink"/>
                <w:noProof/>
              </w:rPr>
              <w:t>Research Objectives</w:t>
            </w:r>
            <w:r w:rsidR="007757BF">
              <w:rPr>
                <w:noProof/>
                <w:webHidden/>
              </w:rPr>
              <w:tab/>
            </w:r>
            <w:r w:rsidR="007757BF">
              <w:rPr>
                <w:noProof/>
                <w:webHidden/>
              </w:rPr>
              <w:fldChar w:fldCharType="begin"/>
            </w:r>
            <w:r w:rsidR="007757BF">
              <w:rPr>
                <w:noProof/>
                <w:webHidden/>
              </w:rPr>
              <w:instrText xml:space="preserve"> PAGEREF _Toc138250184 \h </w:instrText>
            </w:r>
            <w:r w:rsidR="007757BF">
              <w:rPr>
                <w:noProof/>
                <w:webHidden/>
              </w:rPr>
            </w:r>
            <w:r w:rsidR="007757BF">
              <w:rPr>
                <w:noProof/>
                <w:webHidden/>
              </w:rPr>
              <w:fldChar w:fldCharType="separate"/>
            </w:r>
            <w:r w:rsidR="007757BF">
              <w:rPr>
                <w:noProof/>
                <w:webHidden/>
              </w:rPr>
              <w:t>2</w:t>
            </w:r>
            <w:r w:rsidR="007757BF">
              <w:rPr>
                <w:noProof/>
                <w:webHidden/>
              </w:rPr>
              <w:fldChar w:fldCharType="end"/>
            </w:r>
          </w:hyperlink>
        </w:p>
        <w:p w14:paraId="23D7CBFB" w14:textId="410C5E25" w:rsidR="007757BF" w:rsidRDefault="008710D2">
          <w:pPr>
            <w:pStyle w:val="TOC2"/>
            <w:tabs>
              <w:tab w:val="left" w:pos="880"/>
              <w:tab w:val="right" w:leader="dot" w:pos="8636"/>
            </w:tabs>
            <w:rPr>
              <w:noProof/>
            </w:rPr>
          </w:pPr>
          <w:hyperlink w:anchor="_Toc138250185" w:history="1">
            <w:r w:rsidR="007757BF" w:rsidRPr="00942BFA">
              <w:rPr>
                <w:rStyle w:val="Hyperlink"/>
                <w:noProof/>
              </w:rPr>
              <w:t>1.4</w:t>
            </w:r>
            <w:r w:rsidR="007757BF">
              <w:rPr>
                <w:noProof/>
              </w:rPr>
              <w:tab/>
            </w:r>
            <w:r w:rsidR="007757BF" w:rsidRPr="00942BFA">
              <w:rPr>
                <w:rStyle w:val="Hyperlink"/>
                <w:noProof/>
              </w:rPr>
              <w:t>Scope</w:t>
            </w:r>
            <w:r w:rsidR="007757BF">
              <w:rPr>
                <w:noProof/>
                <w:webHidden/>
              </w:rPr>
              <w:tab/>
            </w:r>
            <w:r w:rsidR="007757BF">
              <w:rPr>
                <w:noProof/>
                <w:webHidden/>
              </w:rPr>
              <w:fldChar w:fldCharType="begin"/>
            </w:r>
            <w:r w:rsidR="007757BF">
              <w:rPr>
                <w:noProof/>
                <w:webHidden/>
              </w:rPr>
              <w:instrText xml:space="preserve"> PAGEREF _Toc138250185 \h </w:instrText>
            </w:r>
            <w:r w:rsidR="007757BF">
              <w:rPr>
                <w:noProof/>
                <w:webHidden/>
              </w:rPr>
            </w:r>
            <w:r w:rsidR="007757BF">
              <w:rPr>
                <w:noProof/>
                <w:webHidden/>
              </w:rPr>
              <w:fldChar w:fldCharType="separate"/>
            </w:r>
            <w:r w:rsidR="007757BF">
              <w:rPr>
                <w:noProof/>
                <w:webHidden/>
              </w:rPr>
              <w:t>2</w:t>
            </w:r>
            <w:r w:rsidR="007757BF">
              <w:rPr>
                <w:noProof/>
                <w:webHidden/>
              </w:rPr>
              <w:fldChar w:fldCharType="end"/>
            </w:r>
          </w:hyperlink>
        </w:p>
        <w:p w14:paraId="28B918CE" w14:textId="29CF9FBF" w:rsidR="007757BF" w:rsidRDefault="008710D2">
          <w:pPr>
            <w:pStyle w:val="TOC2"/>
            <w:tabs>
              <w:tab w:val="left" w:pos="880"/>
              <w:tab w:val="right" w:leader="dot" w:pos="8636"/>
            </w:tabs>
            <w:rPr>
              <w:noProof/>
            </w:rPr>
          </w:pPr>
          <w:hyperlink w:anchor="_Toc138250186" w:history="1">
            <w:r w:rsidR="007757BF" w:rsidRPr="00942BFA">
              <w:rPr>
                <w:rStyle w:val="Hyperlink"/>
                <w:noProof/>
              </w:rPr>
              <w:t>1.5</w:t>
            </w:r>
            <w:r w:rsidR="007757BF">
              <w:rPr>
                <w:noProof/>
              </w:rPr>
              <w:tab/>
            </w:r>
            <w:r w:rsidR="007757BF" w:rsidRPr="00942BFA">
              <w:rPr>
                <w:rStyle w:val="Hyperlink"/>
                <w:noProof/>
              </w:rPr>
              <w:t>Methodology</w:t>
            </w:r>
            <w:r w:rsidR="007757BF">
              <w:rPr>
                <w:noProof/>
                <w:webHidden/>
              </w:rPr>
              <w:tab/>
            </w:r>
            <w:r w:rsidR="007757BF">
              <w:rPr>
                <w:noProof/>
                <w:webHidden/>
              </w:rPr>
              <w:fldChar w:fldCharType="begin"/>
            </w:r>
            <w:r w:rsidR="007757BF">
              <w:rPr>
                <w:noProof/>
                <w:webHidden/>
              </w:rPr>
              <w:instrText xml:space="preserve"> PAGEREF _Toc138250186 \h </w:instrText>
            </w:r>
            <w:r w:rsidR="007757BF">
              <w:rPr>
                <w:noProof/>
                <w:webHidden/>
              </w:rPr>
            </w:r>
            <w:r w:rsidR="007757BF">
              <w:rPr>
                <w:noProof/>
                <w:webHidden/>
              </w:rPr>
              <w:fldChar w:fldCharType="separate"/>
            </w:r>
            <w:r w:rsidR="007757BF">
              <w:rPr>
                <w:noProof/>
                <w:webHidden/>
              </w:rPr>
              <w:t>2</w:t>
            </w:r>
            <w:r w:rsidR="007757BF">
              <w:rPr>
                <w:noProof/>
                <w:webHidden/>
              </w:rPr>
              <w:fldChar w:fldCharType="end"/>
            </w:r>
          </w:hyperlink>
        </w:p>
        <w:p w14:paraId="5FF95F4A" w14:textId="4F77DAC8" w:rsidR="007757BF" w:rsidRDefault="008710D2">
          <w:pPr>
            <w:pStyle w:val="TOC2"/>
            <w:tabs>
              <w:tab w:val="left" w:pos="880"/>
              <w:tab w:val="right" w:leader="dot" w:pos="8636"/>
            </w:tabs>
            <w:rPr>
              <w:noProof/>
            </w:rPr>
          </w:pPr>
          <w:hyperlink w:anchor="_Toc138250187" w:history="1">
            <w:r w:rsidR="007757BF" w:rsidRPr="00942BFA">
              <w:rPr>
                <w:rStyle w:val="Hyperlink"/>
                <w:noProof/>
              </w:rPr>
              <w:t>1.6</w:t>
            </w:r>
            <w:r w:rsidR="007757BF">
              <w:rPr>
                <w:noProof/>
              </w:rPr>
              <w:tab/>
            </w:r>
            <w:r w:rsidR="007757BF" w:rsidRPr="00942BFA">
              <w:rPr>
                <w:rStyle w:val="Hyperlink"/>
                <w:noProof/>
              </w:rPr>
              <w:t>Significance/ Potential Applications</w:t>
            </w:r>
            <w:r w:rsidR="007757BF">
              <w:rPr>
                <w:noProof/>
                <w:webHidden/>
              </w:rPr>
              <w:tab/>
            </w:r>
            <w:r w:rsidR="007757BF">
              <w:rPr>
                <w:noProof/>
                <w:webHidden/>
              </w:rPr>
              <w:fldChar w:fldCharType="begin"/>
            </w:r>
            <w:r w:rsidR="007757BF">
              <w:rPr>
                <w:noProof/>
                <w:webHidden/>
              </w:rPr>
              <w:instrText xml:space="preserve"> PAGEREF _Toc138250187 \h </w:instrText>
            </w:r>
            <w:r w:rsidR="007757BF">
              <w:rPr>
                <w:noProof/>
                <w:webHidden/>
              </w:rPr>
            </w:r>
            <w:r w:rsidR="007757BF">
              <w:rPr>
                <w:noProof/>
                <w:webHidden/>
              </w:rPr>
              <w:fldChar w:fldCharType="separate"/>
            </w:r>
            <w:r w:rsidR="007757BF">
              <w:rPr>
                <w:noProof/>
                <w:webHidden/>
              </w:rPr>
              <w:t>3</w:t>
            </w:r>
            <w:r w:rsidR="007757BF">
              <w:rPr>
                <w:noProof/>
                <w:webHidden/>
              </w:rPr>
              <w:fldChar w:fldCharType="end"/>
            </w:r>
          </w:hyperlink>
        </w:p>
        <w:p w14:paraId="7CC98C85" w14:textId="23070C38" w:rsidR="007757BF" w:rsidRDefault="008710D2">
          <w:pPr>
            <w:pStyle w:val="TOC1"/>
            <w:tabs>
              <w:tab w:val="left" w:pos="440"/>
              <w:tab w:val="right" w:leader="dot" w:pos="8636"/>
            </w:tabs>
            <w:rPr>
              <w:noProof/>
            </w:rPr>
          </w:pPr>
          <w:hyperlink w:anchor="_Toc138250188" w:history="1">
            <w:r w:rsidR="007757BF" w:rsidRPr="00942BFA">
              <w:rPr>
                <w:rStyle w:val="Hyperlink"/>
                <w:noProof/>
              </w:rPr>
              <w:t>2.</w:t>
            </w:r>
            <w:r w:rsidR="007757BF">
              <w:rPr>
                <w:noProof/>
              </w:rPr>
              <w:tab/>
            </w:r>
            <w:r w:rsidR="007757BF" w:rsidRPr="00942BFA">
              <w:rPr>
                <w:rStyle w:val="Hyperlink"/>
                <w:noProof/>
              </w:rPr>
              <w:t>Background</w:t>
            </w:r>
            <w:r w:rsidR="007757BF">
              <w:rPr>
                <w:noProof/>
                <w:webHidden/>
              </w:rPr>
              <w:tab/>
            </w:r>
            <w:r w:rsidR="007757BF">
              <w:rPr>
                <w:noProof/>
                <w:webHidden/>
              </w:rPr>
              <w:fldChar w:fldCharType="begin"/>
            </w:r>
            <w:r w:rsidR="007757BF">
              <w:rPr>
                <w:noProof/>
                <w:webHidden/>
              </w:rPr>
              <w:instrText xml:space="preserve"> PAGEREF _Toc138250188 \h </w:instrText>
            </w:r>
            <w:r w:rsidR="007757BF">
              <w:rPr>
                <w:noProof/>
                <w:webHidden/>
              </w:rPr>
            </w:r>
            <w:r w:rsidR="007757BF">
              <w:rPr>
                <w:noProof/>
                <w:webHidden/>
              </w:rPr>
              <w:fldChar w:fldCharType="separate"/>
            </w:r>
            <w:r w:rsidR="007757BF">
              <w:rPr>
                <w:noProof/>
                <w:webHidden/>
              </w:rPr>
              <w:t>5</w:t>
            </w:r>
            <w:r w:rsidR="007757BF">
              <w:rPr>
                <w:noProof/>
                <w:webHidden/>
              </w:rPr>
              <w:fldChar w:fldCharType="end"/>
            </w:r>
          </w:hyperlink>
        </w:p>
        <w:p w14:paraId="5B20C712" w14:textId="711A8182" w:rsidR="007757BF" w:rsidRDefault="008710D2">
          <w:pPr>
            <w:pStyle w:val="TOC1"/>
            <w:tabs>
              <w:tab w:val="left" w:pos="440"/>
              <w:tab w:val="right" w:leader="dot" w:pos="8636"/>
            </w:tabs>
            <w:rPr>
              <w:noProof/>
            </w:rPr>
          </w:pPr>
          <w:hyperlink w:anchor="_Toc138250189" w:history="1">
            <w:r w:rsidR="007757BF" w:rsidRPr="00942BFA">
              <w:rPr>
                <w:rStyle w:val="Hyperlink"/>
                <w:noProof/>
              </w:rPr>
              <w:t>3.</w:t>
            </w:r>
            <w:r w:rsidR="007757BF">
              <w:rPr>
                <w:noProof/>
              </w:rPr>
              <w:tab/>
            </w:r>
            <w:r w:rsidR="007757BF" w:rsidRPr="00942BFA">
              <w:rPr>
                <w:rStyle w:val="Hyperlink"/>
                <w:noProof/>
              </w:rPr>
              <w:t>Literature review</w:t>
            </w:r>
            <w:r w:rsidR="007757BF">
              <w:rPr>
                <w:noProof/>
                <w:webHidden/>
              </w:rPr>
              <w:tab/>
            </w:r>
            <w:r w:rsidR="007757BF">
              <w:rPr>
                <w:noProof/>
                <w:webHidden/>
              </w:rPr>
              <w:fldChar w:fldCharType="begin"/>
            </w:r>
            <w:r w:rsidR="007757BF">
              <w:rPr>
                <w:noProof/>
                <w:webHidden/>
              </w:rPr>
              <w:instrText xml:space="preserve"> PAGEREF _Toc138250189 \h </w:instrText>
            </w:r>
            <w:r w:rsidR="007757BF">
              <w:rPr>
                <w:noProof/>
                <w:webHidden/>
              </w:rPr>
            </w:r>
            <w:r w:rsidR="007757BF">
              <w:rPr>
                <w:noProof/>
                <w:webHidden/>
              </w:rPr>
              <w:fldChar w:fldCharType="separate"/>
            </w:r>
            <w:r w:rsidR="007757BF">
              <w:rPr>
                <w:noProof/>
                <w:webHidden/>
              </w:rPr>
              <w:t>7</w:t>
            </w:r>
            <w:r w:rsidR="007757BF">
              <w:rPr>
                <w:noProof/>
                <w:webHidden/>
              </w:rPr>
              <w:fldChar w:fldCharType="end"/>
            </w:r>
          </w:hyperlink>
        </w:p>
        <w:p w14:paraId="1381E804" w14:textId="0FC180A2" w:rsidR="007757BF" w:rsidRDefault="008710D2">
          <w:pPr>
            <w:pStyle w:val="TOC2"/>
            <w:tabs>
              <w:tab w:val="right" w:leader="dot" w:pos="8636"/>
            </w:tabs>
            <w:rPr>
              <w:noProof/>
            </w:rPr>
          </w:pPr>
          <w:hyperlink w:anchor="_Toc138250190" w:history="1">
            <w:r w:rsidR="007757BF" w:rsidRPr="00942BFA">
              <w:rPr>
                <w:rStyle w:val="Hyperlink"/>
                <w:noProof/>
              </w:rPr>
              <w:t>3.1 Detailed Literature Review</w:t>
            </w:r>
            <w:r w:rsidR="007757BF">
              <w:rPr>
                <w:noProof/>
                <w:webHidden/>
              </w:rPr>
              <w:tab/>
            </w:r>
            <w:r w:rsidR="007757BF">
              <w:rPr>
                <w:noProof/>
                <w:webHidden/>
              </w:rPr>
              <w:fldChar w:fldCharType="begin"/>
            </w:r>
            <w:r w:rsidR="007757BF">
              <w:rPr>
                <w:noProof/>
                <w:webHidden/>
              </w:rPr>
              <w:instrText xml:space="preserve"> PAGEREF _Toc138250190 \h </w:instrText>
            </w:r>
            <w:r w:rsidR="007757BF">
              <w:rPr>
                <w:noProof/>
                <w:webHidden/>
              </w:rPr>
            </w:r>
            <w:r w:rsidR="007757BF">
              <w:rPr>
                <w:noProof/>
                <w:webHidden/>
              </w:rPr>
              <w:fldChar w:fldCharType="separate"/>
            </w:r>
            <w:r w:rsidR="007757BF">
              <w:rPr>
                <w:noProof/>
                <w:webHidden/>
              </w:rPr>
              <w:t>11</w:t>
            </w:r>
            <w:r w:rsidR="007757BF">
              <w:rPr>
                <w:noProof/>
                <w:webHidden/>
              </w:rPr>
              <w:fldChar w:fldCharType="end"/>
            </w:r>
          </w:hyperlink>
        </w:p>
        <w:p w14:paraId="79AE9932" w14:textId="6189D9DB" w:rsidR="007757BF" w:rsidRDefault="008710D2">
          <w:pPr>
            <w:pStyle w:val="TOC2"/>
            <w:tabs>
              <w:tab w:val="right" w:leader="dot" w:pos="8636"/>
            </w:tabs>
            <w:rPr>
              <w:noProof/>
            </w:rPr>
          </w:pPr>
          <w:hyperlink w:anchor="_Toc138250191" w:history="1">
            <w:r w:rsidR="007757BF" w:rsidRPr="00942BFA">
              <w:rPr>
                <w:rStyle w:val="Hyperlink"/>
                <w:noProof/>
              </w:rPr>
              <w:t>3.2 Gap Analysis</w:t>
            </w:r>
            <w:r w:rsidR="007757BF">
              <w:rPr>
                <w:noProof/>
                <w:webHidden/>
              </w:rPr>
              <w:tab/>
            </w:r>
            <w:r w:rsidR="007757BF">
              <w:rPr>
                <w:noProof/>
                <w:webHidden/>
              </w:rPr>
              <w:fldChar w:fldCharType="begin"/>
            </w:r>
            <w:r w:rsidR="007757BF">
              <w:rPr>
                <w:noProof/>
                <w:webHidden/>
              </w:rPr>
              <w:instrText xml:space="preserve"> PAGEREF _Toc138250191 \h </w:instrText>
            </w:r>
            <w:r w:rsidR="007757BF">
              <w:rPr>
                <w:noProof/>
                <w:webHidden/>
              </w:rPr>
            </w:r>
            <w:r w:rsidR="007757BF">
              <w:rPr>
                <w:noProof/>
                <w:webHidden/>
              </w:rPr>
              <w:fldChar w:fldCharType="separate"/>
            </w:r>
            <w:r w:rsidR="007757BF">
              <w:rPr>
                <w:noProof/>
                <w:webHidden/>
              </w:rPr>
              <w:t>16</w:t>
            </w:r>
            <w:r w:rsidR="007757BF">
              <w:rPr>
                <w:noProof/>
                <w:webHidden/>
              </w:rPr>
              <w:fldChar w:fldCharType="end"/>
            </w:r>
          </w:hyperlink>
        </w:p>
        <w:p w14:paraId="3A3818C3" w14:textId="2DB10A09" w:rsidR="007757BF" w:rsidRDefault="008710D2">
          <w:pPr>
            <w:pStyle w:val="TOC1"/>
            <w:tabs>
              <w:tab w:val="left" w:pos="440"/>
              <w:tab w:val="right" w:leader="dot" w:pos="8636"/>
            </w:tabs>
            <w:rPr>
              <w:noProof/>
            </w:rPr>
          </w:pPr>
          <w:hyperlink w:anchor="_Toc138250192" w:history="1">
            <w:r w:rsidR="007757BF" w:rsidRPr="00942BFA">
              <w:rPr>
                <w:rStyle w:val="Hyperlink"/>
                <w:noProof/>
              </w:rPr>
              <w:t>4.</w:t>
            </w:r>
            <w:r w:rsidR="007757BF">
              <w:rPr>
                <w:noProof/>
              </w:rPr>
              <w:tab/>
            </w:r>
            <w:r w:rsidR="007757BF" w:rsidRPr="00942BFA">
              <w:rPr>
                <w:rStyle w:val="Hyperlink"/>
                <w:noProof/>
              </w:rPr>
              <w:t>Proposed Methodology</w:t>
            </w:r>
            <w:r w:rsidR="007757BF">
              <w:rPr>
                <w:noProof/>
                <w:webHidden/>
              </w:rPr>
              <w:tab/>
            </w:r>
            <w:r w:rsidR="007757BF">
              <w:rPr>
                <w:noProof/>
                <w:webHidden/>
              </w:rPr>
              <w:fldChar w:fldCharType="begin"/>
            </w:r>
            <w:r w:rsidR="007757BF">
              <w:rPr>
                <w:noProof/>
                <w:webHidden/>
              </w:rPr>
              <w:instrText xml:space="preserve"> PAGEREF _Toc138250192 \h </w:instrText>
            </w:r>
            <w:r w:rsidR="007757BF">
              <w:rPr>
                <w:noProof/>
                <w:webHidden/>
              </w:rPr>
            </w:r>
            <w:r w:rsidR="007757BF">
              <w:rPr>
                <w:noProof/>
                <w:webHidden/>
              </w:rPr>
              <w:fldChar w:fldCharType="separate"/>
            </w:r>
            <w:r w:rsidR="007757BF">
              <w:rPr>
                <w:noProof/>
                <w:webHidden/>
              </w:rPr>
              <w:t>17</w:t>
            </w:r>
            <w:r w:rsidR="007757BF">
              <w:rPr>
                <w:noProof/>
                <w:webHidden/>
              </w:rPr>
              <w:fldChar w:fldCharType="end"/>
            </w:r>
          </w:hyperlink>
        </w:p>
        <w:p w14:paraId="151AC596" w14:textId="35EFC40D" w:rsidR="007757BF" w:rsidRDefault="008710D2">
          <w:pPr>
            <w:pStyle w:val="TOC2"/>
            <w:tabs>
              <w:tab w:val="right" w:leader="dot" w:pos="8636"/>
            </w:tabs>
            <w:rPr>
              <w:noProof/>
            </w:rPr>
          </w:pPr>
          <w:hyperlink w:anchor="_Toc138250193" w:history="1">
            <w:r w:rsidR="007757BF" w:rsidRPr="00942BFA">
              <w:rPr>
                <w:rStyle w:val="Hyperlink"/>
                <w:noProof/>
              </w:rPr>
              <w:t>4.1 Suggested Approach</w:t>
            </w:r>
            <w:r w:rsidR="007757BF">
              <w:rPr>
                <w:noProof/>
                <w:webHidden/>
              </w:rPr>
              <w:tab/>
            </w:r>
            <w:r w:rsidR="007757BF">
              <w:rPr>
                <w:noProof/>
                <w:webHidden/>
              </w:rPr>
              <w:fldChar w:fldCharType="begin"/>
            </w:r>
            <w:r w:rsidR="007757BF">
              <w:rPr>
                <w:noProof/>
                <w:webHidden/>
              </w:rPr>
              <w:instrText xml:space="preserve"> PAGEREF _Toc138250193 \h </w:instrText>
            </w:r>
            <w:r w:rsidR="007757BF">
              <w:rPr>
                <w:noProof/>
                <w:webHidden/>
              </w:rPr>
            </w:r>
            <w:r w:rsidR="007757BF">
              <w:rPr>
                <w:noProof/>
                <w:webHidden/>
              </w:rPr>
              <w:fldChar w:fldCharType="separate"/>
            </w:r>
            <w:r w:rsidR="007757BF">
              <w:rPr>
                <w:noProof/>
                <w:webHidden/>
              </w:rPr>
              <w:t>17</w:t>
            </w:r>
            <w:r w:rsidR="007757BF">
              <w:rPr>
                <w:noProof/>
                <w:webHidden/>
              </w:rPr>
              <w:fldChar w:fldCharType="end"/>
            </w:r>
          </w:hyperlink>
        </w:p>
        <w:p w14:paraId="3F1ACFAD" w14:textId="1F0AB404" w:rsidR="007757BF" w:rsidRDefault="008710D2">
          <w:pPr>
            <w:pStyle w:val="TOC2"/>
            <w:tabs>
              <w:tab w:val="right" w:leader="dot" w:pos="8636"/>
            </w:tabs>
            <w:rPr>
              <w:noProof/>
            </w:rPr>
          </w:pPr>
          <w:hyperlink w:anchor="_Toc138250194" w:history="1">
            <w:r w:rsidR="007757BF" w:rsidRPr="00942BFA">
              <w:rPr>
                <w:rStyle w:val="Hyperlink"/>
                <w:noProof/>
              </w:rPr>
              <w:t>4.2 Workflow of the system</w:t>
            </w:r>
            <w:r w:rsidR="007757BF">
              <w:rPr>
                <w:noProof/>
                <w:webHidden/>
              </w:rPr>
              <w:tab/>
            </w:r>
            <w:r w:rsidR="007757BF">
              <w:rPr>
                <w:noProof/>
                <w:webHidden/>
              </w:rPr>
              <w:fldChar w:fldCharType="begin"/>
            </w:r>
            <w:r w:rsidR="007757BF">
              <w:rPr>
                <w:noProof/>
                <w:webHidden/>
              </w:rPr>
              <w:instrText xml:space="preserve"> PAGEREF _Toc138250194 \h </w:instrText>
            </w:r>
            <w:r w:rsidR="007757BF">
              <w:rPr>
                <w:noProof/>
                <w:webHidden/>
              </w:rPr>
            </w:r>
            <w:r w:rsidR="007757BF">
              <w:rPr>
                <w:noProof/>
                <w:webHidden/>
              </w:rPr>
              <w:fldChar w:fldCharType="separate"/>
            </w:r>
            <w:r w:rsidR="007757BF">
              <w:rPr>
                <w:noProof/>
                <w:webHidden/>
              </w:rPr>
              <w:t>18</w:t>
            </w:r>
            <w:r w:rsidR="007757BF">
              <w:rPr>
                <w:noProof/>
                <w:webHidden/>
              </w:rPr>
              <w:fldChar w:fldCharType="end"/>
            </w:r>
          </w:hyperlink>
        </w:p>
        <w:p w14:paraId="029E04EE" w14:textId="13D97CB1" w:rsidR="007757BF" w:rsidRDefault="008710D2">
          <w:pPr>
            <w:pStyle w:val="TOC2"/>
            <w:tabs>
              <w:tab w:val="right" w:leader="dot" w:pos="8636"/>
            </w:tabs>
            <w:rPr>
              <w:noProof/>
            </w:rPr>
          </w:pPr>
          <w:hyperlink w:anchor="_Toc138250195" w:history="1">
            <w:r w:rsidR="007757BF" w:rsidRPr="00942BFA">
              <w:rPr>
                <w:rStyle w:val="Hyperlink"/>
                <w:noProof/>
              </w:rPr>
              <w:t>4.3 Algorithms/Architecture</w:t>
            </w:r>
            <w:r w:rsidR="007757BF">
              <w:rPr>
                <w:noProof/>
                <w:webHidden/>
              </w:rPr>
              <w:tab/>
            </w:r>
            <w:r w:rsidR="007757BF">
              <w:rPr>
                <w:noProof/>
                <w:webHidden/>
              </w:rPr>
              <w:fldChar w:fldCharType="begin"/>
            </w:r>
            <w:r w:rsidR="007757BF">
              <w:rPr>
                <w:noProof/>
                <w:webHidden/>
              </w:rPr>
              <w:instrText xml:space="preserve"> PAGEREF _Toc138250195 \h </w:instrText>
            </w:r>
            <w:r w:rsidR="007757BF">
              <w:rPr>
                <w:noProof/>
                <w:webHidden/>
              </w:rPr>
            </w:r>
            <w:r w:rsidR="007757BF">
              <w:rPr>
                <w:noProof/>
                <w:webHidden/>
              </w:rPr>
              <w:fldChar w:fldCharType="separate"/>
            </w:r>
            <w:r w:rsidR="007757BF">
              <w:rPr>
                <w:noProof/>
                <w:webHidden/>
              </w:rPr>
              <w:t>19</w:t>
            </w:r>
            <w:r w:rsidR="007757BF">
              <w:rPr>
                <w:noProof/>
                <w:webHidden/>
              </w:rPr>
              <w:fldChar w:fldCharType="end"/>
            </w:r>
          </w:hyperlink>
        </w:p>
        <w:p w14:paraId="032FD337" w14:textId="4AF9E6C2" w:rsidR="007757BF" w:rsidRDefault="008710D2">
          <w:pPr>
            <w:pStyle w:val="TOC1"/>
            <w:tabs>
              <w:tab w:val="left" w:pos="440"/>
              <w:tab w:val="right" w:leader="dot" w:pos="8636"/>
            </w:tabs>
            <w:rPr>
              <w:noProof/>
            </w:rPr>
          </w:pPr>
          <w:hyperlink w:anchor="_Toc138250196" w:history="1">
            <w:r w:rsidR="007757BF" w:rsidRPr="00942BFA">
              <w:rPr>
                <w:rStyle w:val="Hyperlink"/>
                <w:noProof/>
              </w:rPr>
              <w:t>5.</w:t>
            </w:r>
            <w:r w:rsidR="007757BF">
              <w:rPr>
                <w:noProof/>
              </w:rPr>
              <w:tab/>
            </w:r>
            <w:r w:rsidR="007757BF" w:rsidRPr="00942BFA">
              <w:rPr>
                <w:rStyle w:val="Hyperlink"/>
                <w:noProof/>
              </w:rPr>
              <w:t>Design and Implementation</w:t>
            </w:r>
            <w:r w:rsidR="007757BF">
              <w:rPr>
                <w:noProof/>
                <w:webHidden/>
              </w:rPr>
              <w:tab/>
            </w:r>
            <w:r w:rsidR="007757BF">
              <w:rPr>
                <w:noProof/>
                <w:webHidden/>
              </w:rPr>
              <w:fldChar w:fldCharType="begin"/>
            </w:r>
            <w:r w:rsidR="007757BF">
              <w:rPr>
                <w:noProof/>
                <w:webHidden/>
              </w:rPr>
              <w:instrText xml:space="preserve"> PAGEREF _Toc138250196 \h </w:instrText>
            </w:r>
            <w:r w:rsidR="007757BF">
              <w:rPr>
                <w:noProof/>
                <w:webHidden/>
              </w:rPr>
            </w:r>
            <w:r w:rsidR="007757BF">
              <w:rPr>
                <w:noProof/>
                <w:webHidden/>
              </w:rPr>
              <w:fldChar w:fldCharType="separate"/>
            </w:r>
            <w:r w:rsidR="007757BF">
              <w:rPr>
                <w:noProof/>
                <w:webHidden/>
              </w:rPr>
              <w:t>20</w:t>
            </w:r>
            <w:r w:rsidR="007757BF">
              <w:rPr>
                <w:noProof/>
                <w:webHidden/>
              </w:rPr>
              <w:fldChar w:fldCharType="end"/>
            </w:r>
          </w:hyperlink>
        </w:p>
        <w:p w14:paraId="5CC693A9" w14:textId="0840B247" w:rsidR="007757BF" w:rsidRDefault="008710D2">
          <w:pPr>
            <w:pStyle w:val="TOC2"/>
            <w:tabs>
              <w:tab w:val="right" w:leader="dot" w:pos="8636"/>
            </w:tabs>
            <w:rPr>
              <w:noProof/>
            </w:rPr>
          </w:pPr>
          <w:hyperlink w:anchor="_Toc138250197" w:history="1">
            <w:r w:rsidR="007757BF" w:rsidRPr="00942BFA">
              <w:rPr>
                <w:rStyle w:val="Hyperlink"/>
                <w:noProof/>
              </w:rPr>
              <w:t>5.1 System Design</w:t>
            </w:r>
            <w:r w:rsidR="007757BF">
              <w:rPr>
                <w:noProof/>
                <w:webHidden/>
              </w:rPr>
              <w:tab/>
            </w:r>
            <w:r w:rsidR="007757BF">
              <w:rPr>
                <w:noProof/>
                <w:webHidden/>
              </w:rPr>
              <w:fldChar w:fldCharType="begin"/>
            </w:r>
            <w:r w:rsidR="007757BF">
              <w:rPr>
                <w:noProof/>
                <w:webHidden/>
              </w:rPr>
              <w:instrText xml:space="preserve"> PAGEREF _Toc138250197 \h </w:instrText>
            </w:r>
            <w:r w:rsidR="007757BF">
              <w:rPr>
                <w:noProof/>
                <w:webHidden/>
              </w:rPr>
            </w:r>
            <w:r w:rsidR="007757BF">
              <w:rPr>
                <w:noProof/>
                <w:webHidden/>
              </w:rPr>
              <w:fldChar w:fldCharType="separate"/>
            </w:r>
            <w:r w:rsidR="007757BF">
              <w:rPr>
                <w:noProof/>
                <w:webHidden/>
              </w:rPr>
              <w:t>20</w:t>
            </w:r>
            <w:r w:rsidR="007757BF">
              <w:rPr>
                <w:noProof/>
                <w:webHidden/>
              </w:rPr>
              <w:fldChar w:fldCharType="end"/>
            </w:r>
          </w:hyperlink>
        </w:p>
        <w:p w14:paraId="491BB173" w14:textId="3DCAF1F0" w:rsidR="007757BF" w:rsidRDefault="008710D2">
          <w:pPr>
            <w:pStyle w:val="TOC2"/>
            <w:tabs>
              <w:tab w:val="right" w:leader="dot" w:pos="8636"/>
            </w:tabs>
            <w:rPr>
              <w:noProof/>
            </w:rPr>
          </w:pPr>
          <w:hyperlink w:anchor="_Toc138250198" w:history="1">
            <w:r w:rsidR="007757BF" w:rsidRPr="00942BFA">
              <w:rPr>
                <w:rStyle w:val="Hyperlink"/>
                <w:noProof/>
              </w:rPr>
              <w:t>5.2 System Implementation</w:t>
            </w:r>
            <w:r w:rsidR="007757BF">
              <w:rPr>
                <w:noProof/>
                <w:webHidden/>
              </w:rPr>
              <w:tab/>
            </w:r>
            <w:r w:rsidR="007757BF">
              <w:rPr>
                <w:noProof/>
                <w:webHidden/>
              </w:rPr>
              <w:fldChar w:fldCharType="begin"/>
            </w:r>
            <w:r w:rsidR="007757BF">
              <w:rPr>
                <w:noProof/>
                <w:webHidden/>
              </w:rPr>
              <w:instrText xml:space="preserve"> PAGEREF _Toc138250198 \h </w:instrText>
            </w:r>
            <w:r w:rsidR="007757BF">
              <w:rPr>
                <w:noProof/>
                <w:webHidden/>
              </w:rPr>
            </w:r>
            <w:r w:rsidR="007757BF">
              <w:rPr>
                <w:noProof/>
                <w:webHidden/>
              </w:rPr>
              <w:fldChar w:fldCharType="separate"/>
            </w:r>
            <w:r w:rsidR="007757BF">
              <w:rPr>
                <w:noProof/>
                <w:webHidden/>
              </w:rPr>
              <w:t>20</w:t>
            </w:r>
            <w:r w:rsidR="007757BF">
              <w:rPr>
                <w:noProof/>
                <w:webHidden/>
              </w:rPr>
              <w:fldChar w:fldCharType="end"/>
            </w:r>
          </w:hyperlink>
        </w:p>
        <w:p w14:paraId="46737307" w14:textId="51E2BDC8" w:rsidR="007757BF" w:rsidRDefault="008710D2">
          <w:pPr>
            <w:pStyle w:val="TOC2"/>
            <w:tabs>
              <w:tab w:val="right" w:leader="dot" w:pos="8636"/>
            </w:tabs>
            <w:rPr>
              <w:noProof/>
            </w:rPr>
          </w:pPr>
          <w:hyperlink w:anchor="_Toc138250199" w:history="1">
            <w:r w:rsidR="007757BF" w:rsidRPr="00942BFA">
              <w:rPr>
                <w:rStyle w:val="Hyperlink"/>
                <w:noProof/>
              </w:rPr>
              <w:t>5.3 Assumptions/Constraints (Optional)</w:t>
            </w:r>
            <w:r w:rsidR="007757BF">
              <w:rPr>
                <w:noProof/>
                <w:webHidden/>
              </w:rPr>
              <w:tab/>
            </w:r>
            <w:r w:rsidR="007757BF">
              <w:rPr>
                <w:noProof/>
                <w:webHidden/>
              </w:rPr>
              <w:fldChar w:fldCharType="begin"/>
            </w:r>
            <w:r w:rsidR="007757BF">
              <w:rPr>
                <w:noProof/>
                <w:webHidden/>
              </w:rPr>
              <w:instrText xml:space="preserve"> PAGEREF _Toc138250199 \h </w:instrText>
            </w:r>
            <w:r w:rsidR="007757BF">
              <w:rPr>
                <w:noProof/>
                <w:webHidden/>
              </w:rPr>
            </w:r>
            <w:r w:rsidR="007757BF">
              <w:rPr>
                <w:noProof/>
                <w:webHidden/>
              </w:rPr>
              <w:fldChar w:fldCharType="separate"/>
            </w:r>
            <w:r w:rsidR="007757BF">
              <w:rPr>
                <w:noProof/>
                <w:webHidden/>
              </w:rPr>
              <w:t>21</w:t>
            </w:r>
            <w:r w:rsidR="007757BF">
              <w:rPr>
                <w:noProof/>
                <w:webHidden/>
              </w:rPr>
              <w:fldChar w:fldCharType="end"/>
            </w:r>
          </w:hyperlink>
        </w:p>
        <w:p w14:paraId="56109CBF" w14:textId="053DDA2C" w:rsidR="007757BF" w:rsidRDefault="008710D2">
          <w:pPr>
            <w:pStyle w:val="TOC1"/>
            <w:tabs>
              <w:tab w:val="right" w:leader="dot" w:pos="8636"/>
            </w:tabs>
            <w:rPr>
              <w:noProof/>
            </w:rPr>
          </w:pPr>
          <w:hyperlink w:anchor="_Toc138250200" w:history="1">
            <w:r w:rsidR="007757BF" w:rsidRPr="00942BFA">
              <w:rPr>
                <w:rStyle w:val="Hyperlink"/>
                <w:noProof/>
              </w:rPr>
              <w:t>6. Evaluation</w:t>
            </w:r>
            <w:r w:rsidR="007757BF">
              <w:rPr>
                <w:noProof/>
                <w:webHidden/>
              </w:rPr>
              <w:tab/>
            </w:r>
            <w:r w:rsidR="007757BF">
              <w:rPr>
                <w:noProof/>
                <w:webHidden/>
              </w:rPr>
              <w:fldChar w:fldCharType="begin"/>
            </w:r>
            <w:r w:rsidR="007757BF">
              <w:rPr>
                <w:noProof/>
                <w:webHidden/>
              </w:rPr>
              <w:instrText xml:space="preserve"> PAGEREF _Toc138250200 \h </w:instrText>
            </w:r>
            <w:r w:rsidR="007757BF">
              <w:rPr>
                <w:noProof/>
                <w:webHidden/>
              </w:rPr>
            </w:r>
            <w:r w:rsidR="007757BF">
              <w:rPr>
                <w:noProof/>
                <w:webHidden/>
              </w:rPr>
              <w:fldChar w:fldCharType="separate"/>
            </w:r>
            <w:r w:rsidR="007757BF">
              <w:rPr>
                <w:noProof/>
                <w:webHidden/>
              </w:rPr>
              <w:t>22</w:t>
            </w:r>
            <w:r w:rsidR="007757BF">
              <w:rPr>
                <w:noProof/>
                <w:webHidden/>
              </w:rPr>
              <w:fldChar w:fldCharType="end"/>
            </w:r>
          </w:hyperlink>
        </w:p>
        <w:p w14:paraId="565A36FC" w14:textId="2C9C3A06" w:rsidR="007757BF" w:rsidRDefault="008710D2">
          <w:pPr>
            <w:pStyle w:val="TOC2"/>
            <w:tabs>
              <w:tab w:val="right" w:leader="dot" w:pos="8636"/>
            </w:tabs>
            <w:rPr>
              <w:noProof/>
            </w:rPr>
          </w:pPr>
          <w:hyperlink w:anchor="_Toc138250201" w:history="1">
            <w:r w:rsidR="007757BF" w:rsidRPr="00942BFA">
              <w:rPr>
                <w:rStyle w:val="Hyperlink"/>
                <w:noProof/>
              </w:rPr>
              <w:t>6.1 Experimentation</w:t>
            </w:r>
            <w:r w:rsidR="007757BF">
              <w:rPr>
                <w:noProof/>
                <w:webHidden/>
              </w:rPr>
              <w:tab/>
            </w:r>
            <w:r w:rsidR="007757BF">
              <w:rPr>
                <w:noProof/>
                <w:webHidden/>
              </w:rPr>
              <w:fldChar w:fldCharType="begin"/>
            </w:r>
            <w:r w:rsidR="007757BF">
              <w:rPr>
                <w:noProof/>
                <w:webHidden/>
              </w:rPr>
              <w:instrText xml:space="preserve"> PAGEREF _Toc138250201 \h </w:instrText>
            </w:r>
            <w:r w:rsidR="007757BF">
              <w:rPr>
                <w:noProof/>
                <w:webHidden/>
              </w:rPr>
            </w:r>
            <w:r w:rsidR="007757BF">
              <w:rPr>
                <w:noProof/>
                <w:webHidden/>
              </w:rPr>
              <w:fldChar w:fldCharType="separate"/>
            </w:r>
            <w:r w:rsidR="007757BF">
              <w:rPr>
                <w:noProof/>
                <w:webHidden/>
              </w:rPr>
              <w:t>22</w:t>
            </w:r>
            <w:r w:rsidR="007757BF">
              <w:rPr>
                <w:noProof/>
                <w:webHidden/>
              </w:rPr>
              <w:fldChar w:fldCharType="end"/>
            </w:r>
          </w:hyperlink>
        </w:p>
        <w:p w14:paraId="5DFC3517" w14:textId="1C9FB660" w:rsidR="007757BF" w:rsidRDefault="008710D2">
          <w:pPr>
            <w:pStyle w:val="TOC3"/>
            <w:tabs>
              <w:tab w:val="right" w:leader="dot" w:pos="8636"/>
            </w:tabs>
            <w:rPr>
              <w:noProof/>
            </w:rPr>
          </w:pPr>
          <w:hyperlink w:anchor="_Toc138250202" w:history="1">
            <w:r w:rsidR="007757BF" w:rsidRPr="00942BFA">
              <w:rPr>
                <w:rStyle w:val="Hyperlink"/>
                <w:noProof/>
              </w:rPr>
              <w:t>6.2 Experimental Setup</w:t>
            </w:r>
            <w:r w:rsidR="007757BF">
              <w:rPr>
                <w:noProof/>
                <w:webHidden/>
              </w:rPr>
              <w:tab/>
            </w:r>
            <w:r w:rsidR="007757BF">
              <w:rPr>
                <w:noProof/>
                <w:webHidden/>
              </w:rPr>
              <w:fldChar w:fldCharType="begin"/>
            </w:r>
            <w:r w:rsidR="007757BF">
              <w:rPr>
                <w:noProof/>
                <w:webHidden/>
              </w:rPr>
              <w:instrText xml:space="preserve"> PAGEREF _Toc138250202 \h </w:instrText>
            </w:r>
            <w:r w:rsidR="007757BF">
              <w:rPr>
                <w:noProof/>
                <w:webHidden/>
              </w:rPr>
            </w:r>
            <w:r w:rsidR="007757BF">
              <w:rPr>
                <w:noProof/>
                <w:webHidden/>
              </w:rPr>
              <w:fldChar w:fldCharType="separate"/>
            </w:r>
            <w:r w:rsidR="007757BF">
              <w:rPr>
                <w:noProof/>
                <w:webHidden/>
              </w:rPr>
              <w:t>22</w:t>
            </w:r>
            <w:r w:rsidR="007757BF">
              <w:rPr>
                <w:noProof/>
                <w:webHidden/>
              </w:rPr>
              <w:fldChar w:fldCharType="end"/>
            </w:r>
          </w:hyperlink>
        </w:p>
        <w:p w14:paraId="2F8DA180" w14:textId="69FF097D" w:rsidR="007757BF" w:rsidRDefault="008710D2">
          <w:pPr>
            <w:pStyle w:val="TOC3"/>
            <w:tabs>
              <w:tab w:val="right" w:leader="dot" w:pos="8636"/>
            </w:tabs>
            <w:rPr>
              <w:noProof/>
            </w:rPr>
          </w:pPr>
          <w:hyperlink w:anchor="_Toc138250203" w:history="1">
            <w:r w:rsidR="007757BF" w:rsidRPr="00942BFA">
              <w:rPr>
                <w:rStyle w:val="Hyperlink"/>
                <w:noProof/>
              </w:rPr>
              <w:t>6.3 Experiments Design/Details</w:t>
            </w:r>
            <w:r w:rsidR="007757BF">
              <w:rPr>
                <w:noProof/>
                <w:webHidden/>
              </w:rPr>
              <w:tab/>
            </w:r>
            <w:r w:rsidR="007757BF">
              <w:rPr>
                <w:noProof/>
                <w:webHidden/>
              </w:rPr>
              <w:fldChar w:fldCharType="begin"/>
            </w:r>
            <w:r w:rsidR="007757BF">
              <w:rPr>
                <w:noProof/>
                <w:webHidden/>
              </w:rPr>
              <w:instrText xml:space="preserve"> PAGEREF _Toc138250203 \h </w:instrText>
            </w:r>
            <w:r w:rsidR="007757BF">
              <w:rPr>
                <w:noProof/>
                <w:webHidden/>
              </w:rPr>
            </w:r>
            <w:r w:rsidR="007757BF">
              <w:rPr>
                <w:noProof/>
                <w:webHidden/>
              </w:rPr>
              <w:fldChar w:fldCharType="separate"/>
            </w:r>
            <w:r w:rsidR="007757BF">
              <w:rPr>
                <w:noProof/>
                <w:webHidden/>
              </w:rPr>
              <w:t>22</w:t>
            </w:r>
            <w:r w:rsidR="007757BF">
              <w:rPr>
                <w:noProof/>
                <w:webHidden/>
              </w:rPr>
              <w:fldChar w:fldCharType="end"/>
            </w:r>
          </w:hyperlink>
        </w:p>
        <w:p w14:paraId="677985C9" w14:textId="1F5772FC" w:rsidR="007757BF" w:rsidRDefault="008710D2">
          <w:pPr>
            <w:pStyle w:val="TOC2"/>
            <w:tabs>
              <w:tab w:val="left" w:pos="880"/>
              <w:tab w:val="right" w:leader="dot" w:pos="8636"/>
            </w:tabs>
            <w:rPr>
              <w:noProof/>
            </w:rPr>
          </w:pPr>
          <w:hyperlink w:anchor="_Toc138250204" w:history="1">
            <w:r w:rsidR="007757BF" w:rsidRPr="00942BFA">
              <w:rPr>
                <w:rStyle w:val="Hyperlink"/>
                <w:noProof/>
              </w:rPr>
              <w:t>6.4</w:t>
            </w:r>
            <w:r w:rsidR="007757BF">
              <w:rPr>
                <w:noProof/>
              </w:rPr>
              <w:tab/>
            </w:r>
            <w:r w:rsidR="007757BF" w:rsidRPr="00942BFA">
              <w:rPr>
                <w:rStyle w:val="Hyperlink"/>
                <w:noProof/>
              </w:rPr>
              <w:t>Discussion/Analysis</w:t>
            </w:r>
            <w:r w:rsidR="007757BF">
              <w:rPr>
                <w:noProof/>
                <w:webHidden/>
              </w:rPr>
              <w:tab/>
            </w:r>
            <w:r w:rsidR="007757BF">
              <w:rPr>
                <w:noProof/>
                <w:webHidden/>
              </w:rPr>
              <w:fldChar w:fldCharType="begin"/>
            </w:r>
            <w:r w:rsidR="007757BF">
              <w:rPr>
                <w:noProof/>
                <w:webHidden/>
              </w:rPr>
              <w:instrText xml:space="preserve"> PAGEREF _Toc138250204 \h </w:instrText>
            </w:r>
            <w:r w:rsidR="007757BF">
              <w:rPr>
                <w:noProof/>
                <w:webHidden/>
              </w:rPr>
            </w:r>
            <w:r w:rsidR="007757BF">
              <w:rPr>
                <w:noProof/>
                <w:webHidden/>
              </w:rPr>
              <w:fldChar w:fldCharType="separate"/>
            </w:r>
            <w:r w:rsidR="007757BF">
              <w:rPr>
                <w:noProof/>
                <w:webHidden/>
              </w:rPr>
              <w:t>23</w:t>
            </w:r>
            <w:r w:rsidR="007757BF">
              <w:rPr>
                <w:noProof/>
                <w:webHidden/>
              </w:rPr>
              <w:fldChar w:fldCharType="end"/>
            </w:r>
          </w:hyperlink>
        </w:p>
        <w:p w14:paraId="3C0E6B80" w14:textId="06B40A87" w:rsidR="007757BF" w:rsidRDefault="008710D2">
          <w:pPr>
            <w:pStyle w:val="TOC2"/>
            <w:tabs>
              <w:tab w:val="right" w:leader="dot" w:pos="8636"/>
            </w:tabs>
            <w:rPr>
              <w:noProof/>
            </w:rPr>
          </w:pPr>
          <w:hyperlink w:anchor="_Toc138250205" w:history="1">
            <w:r w:rsidR="007757BF" w:rsidRPr="00942BFA">
              <w:rPr>
                <w:rStyle w:val="Hyperlink"/>
                <w:noProof/>
              </w:rPr>
              <w:t>6.4.1 Dataset:</w:t>
            </w:r>
            <w:r w:rsidR="007757BF">
              <w:rPr>
                <w:noProof/>
                <w:webHidden/>
              </w:rPr>
              <w:tab/>
            </w:r>
            <w:r w:rsidR="007757BF">
              <w:rPr>
                <w:noProof/>
                <w:webHidden/>
              </w:rPr>
              <w:fldChar w:fldCharType="begin"/>
            </w:r>
            <w:r w:rsidR="007757BF">
              <w:rPr>
                <w:noProof/>
                <w:webHidden/>
              </w:rPr>
              <w:instrText xml:space="preserve"> PAGEREF _Toc138250205 \h </w:instrText>
            </w:r>
            <w:r w:rsidR="007757BF">
              <w:rPr>
                <w:noProof/>
                <w:webHidden/>
              </w:rPr>
            </w:r>
            <w:r w:rsidR="007757BF">
              <w:rPr>
                <w:noProof/>
                <w:webHidden/>
              </w:rPr>
              <w:fldChar w:fldCharType="separate"/>
            </w:r>
            <w:r w:rsidR="007757BF">
              <w:rPr>
                <w:noProof/>
                <w:webHidden/>
              </w:rPr>
              <w:t>23</w:t>
            </w:r>
            <w:r w:rsidR="007757BF">
              <w:rPr>
                <w:noProof/>
                <w:webHidden/>
              </w:rPr>
              <w:fldChar w:fldCharType="end"/>
            </w:r>
          </w:hyperlink>
        </w:p>
        <w:p w14:paraId="103EF488" w14:textId="24F6E801" w:rsidR="007757BF" w:rsidRDefault="008710D2">
          <w:pPr>
            <w:pStyle w:val="TOC2"/>
            <w:tabs>
              <w:tab w:val="left" w:pos="1100"/>
              <w:tab w:val="right" w:leader="dot" w:pos="8636"/>
            </w:tabs>
            <w:rPr>
              <w:noProof/>
            </w:rPr>
          </w:pPr>
          <w:hyperlink w:anchor="_Toc138250206" w:history="1">
            <w:r w:rsidR="007757BF" w:rsidRPr="00942BFA">
              <w:rPr>
                <w:rStyle w:val="Hyperlink"/>
                <w:noProof/>
              </w:rPr>
              <w:t>6.4.2</w:t>
            </w:r>
            <w:r w:rsidR="007757BF">
              <w:rPr>
                <w:noProof/>
              </w:rPr>
              <w:tab/>
            </w:r>
            <w:r w:rsidR="007757BF" w:rsidRPr="00942BFA">
              <w:rPr>
                <w:rStyle w:val="Hyperlink"/>
                <w:noProof/>
              </w:rPr>
              <w:t>Models:</w:t>
            </w:r>
            <w:r w:rsidR="007757BF">
              <w:rPr>
                <w:noProof/>
                <w:webHidden/>
              </w:rPr>
              <w:tab/>
            </w:r>
            <w:r w:rsidR="007757BF">
              <w:rPr>
                <w:noProof/>
                <w:webHidden/>
              </w:rPr>
              <w:fldChar w:fldCharType="begin"/>
            </w:r>
            <w:r w:rsidR="007757BF">
              <w:rPr>
                <w:noProof/>
                <w:webHidden/>
              </w:rPr>
              <w:instrText xml:space="preserve"> PAGEREF _Toc138250206 \h </w:instrText>
            </w:r>
            <w:r w:rsidR="007757BF">
              <w:rPr>
                <w:noProof/>
                <w:webHidden/>
              </w:rPr>
            </w:r>
            <w:r w:rsidR="007757BF">
              <w:rPr>
                <w:noProof/>
                <w:webHidden/>
              </w:rPr>
              <w:fldChar w:fldCharType="separate"/>
            </w:r>
            <w:r w:rsidR="007757BF">
              <w:rPr>
                <w:noProof/>
                <w:webHidden/>
              </w:rPr>
              <w:t>26</w:t>
            </w:r>
            <w:r w:rsidR="007757BF">
              <w:rPr>
                <w:noProof/>
                <w:webHidden/>
              </w:rPr>
              <w:fldChar w:fldCharType="end"/>
            </w:r>
          </w:hyperlink>
        </w:p>
        <w:p w14:paraId="5A37AF84" w14:textId="1EF287B2" w:rsidR="007757BF" w:rsidRDefault="008710D2">
          <w:pPr>
            <w:pStyle w:val="TOC2"/>
            <w:tabs>
              <w:tab w:val="left" w:pos="1100"/>
              <w:tab w:val="right" w:leader="dot" w:pos="8636"/>
            </w:tabs>
            <w:rPr>
              <w:noProof/>
            </w:rPr>
          </w:pPr>
          <w:hyperlink w:anchor="_Toc138250207" w:history="1">
            <w:r w:rsidR="007757BF" w:rsidRPr="00942BFA">
              <w:rPr>
                <w:rStyle w:val="Hyperlink"/>
                <w:noProof/>
              </w:rPr>
              <w:t>6.4.2.1</w:t>
            </w:r>
            <w:r w:rsidR="007757BF">
              <w:rPr>
                <w:noProof/>
              </w:rPr>
              <w:tab/>
            </w:r>
            <w:r w:rsidR="007757BF" w:rsidRPr="00942BFA">
              <w:rPr>
                <w:rStyle w:val="Hyperlink"/>
                <w:noProof/>
              </w:rPr>
              <w:t>Logistic Regression:</w:t>
            </w:r>
            <w:r w:rsidR="007757BF">
              <w:rPr>
                <w:noProof/>
                <w:webHidden/>
              </w:rPr>
              <w:tab/>
            </w:r>
            <w:r w:rsidR="007757BF">
              <w:rPr>
                <w:noProof/>
                <w:webHidden/>
              </w:rPr>
              <w:fldChar w:fldCharType="begin"/>
            </w:r>
            <w:r w:rsidR="007757BF">
              <w:rPr>
                <w:noProof/>
                <w:webHidden/>
              </w:rPr>
              <w:instrText xml:space="preserve"> PAGEREF _Toc138250207 \h </w:instrText>
            </w:r>
            <w:r w:rsidR="007757BF">
              <w:rPr>
                <w:noProof/>
                <w:webHidden/>
              </w:rPr>
            </w:r>
            <w:r w:rsidR="007757BF">
              <w:rPr>
                <w:noProof/>
                <w:webHidden/>
              </w:rPr>
              <w:fldChar w:fldCharType="separate"/>
            </w:r>
            <w:r w:rsidR="007757BF">
              <w:rPr>
                <w:noProof/>
                <w:webHidden/>
              </w:rPr>
              <w:t>26</w:t>
            </w:r>
            <w:r w:rsidR="007757BF">
              <w:rPr>
                <w:noProof/>
                <w:webHidden/>
              </w:rPr>
              <w:fldChar w:fldCharType="end"/>
            </w:r>
          </w:hyperlink>
        </w:p>
        <w:p w14:paraId="255537F1" w14:textId="79D233DE" w:rsidR="007757BF" w:rsidRDefault="008710D2">
          <w:pPr>
            <w:pStyle w:val="TOC2"/>
            <w:tabs>
              <w:tab w:val="right" w:leader="dot" w:pos="8636"/>
            </w:tabs>
            <w:rPr>
              <w:noProof/>
            </w:rPr>
          </w:pPr>
          <w:hyperlink w:anchor="_Toc138250208" w:history="1">
            <w:r w:rsidR="007757BF" w:rsidRPr="00942BFA">
              <w:rPr>
                <w:rStyle w:val="Hyperlink"/>
                <w:noProof/>
              </w:rPr>
              <w:t>6.4.2.2 Naïve Bayes:</w:t>
            </w:r>
            <w:r w:rsidR="007757BF">
              <w:rPr>
                <w:noProof/>
                <w:webHidden/>
              </w:rPr>
              <w:tab/>
            </w:r>
            <w:r w:rsidR="007757BF">
              <w:rPr>
                <w:noProof/>
                <w:webHidden/>
              </w:rPr>
              <w:fldChar w:fldCharType="begin"/>
            </w:r>
            <w:r w:rsidR="007757BF">
              <w:rPr>
                <w:noProof/>
                <w:webHidden/>
              </w:rPr>
              <w:instrText xml:space="preserve"> PAGEREF _Toc138250208 \h </w:instrText>
            </w:r>
            <w:r w:rsidR="007757BF">
              <w:rPr>
                <w:noProof/>
                <w:webHidden/>
              </w:rPr>
            </w:r>
            <w:r w:rsidR="007757BF">
              <w:rPr>
                <w:noProof/>
                <w:webHidden/>
              </w:rPr>
              <w:fldChar w:fldCharType="separate"/>
            </w:r>
            <w:r w:rsidR="007757BF">
              <w:rPr>
                <w:noProof/>
                <w:webHidden/>
              </w:rPr>
              <w:t>28</w:t>
            </w:r>
            <w:r w:rsidR="007757BF">
              <w:rPr>
                <w:noProof/>
                <w:webHidden/>
              </w:rPr>
              <w:fldChar w:fldCharType="end"/>
            </w:r>
          </w:hyperlink>
        </w:p>
        <w:p w14:paraId="514FDBFC" w14:textId="436AFF71" w:rsidR="007757BF" w:rsidRDefault="008710D2">
          <w:pPr>
            <w:pStyle w:val="TOC2"/>
            <w:tabs>
              <w:tab w:val="right" w:leader="dot" w:pos="8636"/>
            </w:tabs>
            <w:rPr>
              <w:noProof/>
            </w:rPr>
          </w:pPr>
          <w:hyperlink w:anchor="_Toc138250209" w:history="1">
            <w:r w:rsidR="007757BF" w:rsidRPr="00942BFA">
              <w:rPr>
                <w:rStyle w:val="Hyperlink"/>
                <w:noProof/>
              </w:rPr>
              <w:t>6.4.2.3 Decision Tree:</w:t>
            </w:r>
            <w:r w:rsidR="007757BF">
              <w:rPr>
                <w:noProof/>
                <w:webHidden/>
              </w:rPr>
              <w:tab/>
            </w:r>
            <w:r w:rsidR="007757BF">
              <w:rPr>
                <w:noProof/>
                <w:webHidden/>
              </w:rPr>
              <w:fldChar w:fldCharType="begin"/>
            </w:r>
            <w:r w:rsidR="007757BF">
              <w:rPr>
                <w:noProof/>
                <w:webHidden/>
              </w:rPr>
              <w:instrText xml:space="preserve"> PAGEREF _Toc138250209 \h </w:instrText>
            </w:r>
            <w:r w:rsidR="007757BF">
              <w:rPr>
                <w:noProof/>
                <w:webHidden/>
              </w:rPr>
            </w:r>
            <w:r w:rsidR="007757BF">
              <w:rPr>
                <w:noProof/>
                <w:webHidden/>
              </w:rPr>
              <w:fldChar w:fldCharType="separate"/>
            </w:r>
            <w:r w:rsidR="007757BF">
              <w:rPr>
                <w:noProof/>
                <w:webHidden/>
              </w:rPr>
              <w:t>29</w:t>
            </w:r>
            <w:r w:rsidR="007757BF">
              <w:rPr>
                <w:noProof/>
                <w:webHidden/>
              </w:rPr>
              <w:fldChar w:fldCharType="end"/>
            </w:r>
          </w:hyperlink>
        </w:p>
        <w:p w14:paraId="7FB73EAA" w14:textId="23EFA1DE" w:rsidR="007757BF" w:rsidRDefault="008710D2">
          <w:pPr>
            <w:pStyle w:val="TOC2"/>
            <w:tabs>
              <w:tab w:val="right" w:leader="dot" w:pos="8636"/>
            </w:tabs>
            <w:rPr>
              <w:noProof/>
            </w:rPr>
          </w:pPr>
          <w:hyperlink w:anchor="_Toc138250210" w:history="1">
            <w:r w:rsidR="007757BF" w:rsidRPr="00942BFA">
              <w:rPr>
                <w:rStyle w:val="Hyperlink"/>
                <w:noProof/>
              </w:rPr>
              <w:t>6.4.2.4 Random Forest:</w:t>
            </w:r>
            <w:r w:rsidR="007757BF">
              <w:rPr>
                <w:noProof/>
                <w:webHidden/>
              </w:rPr>
              <w:tab/>
            </w:r>
            <w:r w:rsidR="007757BF">
              <w:rPr>
                <w:noProof/>
                <w:webHidden/>
              </w:rPr>
              <w:fldChar w:fldCharType="begin"/>
            </w:r>
            <w:r w:rsidR="007757BF">
              <w:rPr>
                <w:noProof/>
                <w:webHidden/>
              </w:rPr>
              <w:instrText xml:space="preserve"> PAGEREF _Toc138250210 \h </w:instrText>
            </w:r>
            <w:r w:rsidR="007757BF">
              <w:rPr>
                <w:noProof/>
                <w:webHidden/>
              </w:rPr>
            </w:r>
            <w:r w:rsidR="007757BF">
              <w:rPr>
                <w:noProof/>
                <w:webHidden/>
              </w:rPr>
              <w:fldChar w:fldCharType="separate"/>
            </w:r>
            <w:r w:rsidR="007757BF">
              <w:rPr>
                <w:noProof/>
                <w:webHidden/>
              </w:rPr>
              <w:t>31</w:t>
            </w:r>
            <w:r w:rsidR="007757BF">
              <w:rPr>
                <w:noProof/>
                <w:webHidden/>
              </w:rPr>
              <w:fldChar w:fldCharType="end"/>
            </w:r>
          </w:hyperlink>
        </w:p>
        <w:p w14:paraId="33EC0415" w14:textId="0254B1E7" w:rsidR="007757BF" w:rsidRDefault="008710D2">
          <w:pPr>
            <w:pStyle w:val="TOC2"/>
            <w:tabs>
              <w:tab w:val="right" w:leader="dot" w:pos="8636"/>
            </w:tabs>
            <w:rPr>
              <w:noProof/>
            </w:rPr>
          </w:pPr>
          <w:hyperlink w:anchor="_Toc138250211" w:history="1">
            <w:r w:rsidR="007757BF" w:rsidRPr="00942BFA">
              <w:rPr>
                <w:rStyle w:val="Hyperlink"/>
                <w:noProof/>
              </w:rPr>
              <w:t>6.4.3 Results:</w:t>
            </w:r>
            <w:r w:rsidR="007757BF">
              <w:rPr>
                <w:noProof/>
                <w:webHidden/>
              </w:rPr>
              <w:tab/>
            </w:r>
            <w:r w:rsidR="007757BF">
              <w:rPr>
                <w:noProof/>
                <w:webHidden/>
              </w:rPr>
              <w:fldChar w:fldCharType="begin"/>
            </w:r>
            <w:r w:rsidR="007757BF">
              <w:rPr>
                <w:noProof/>
                <w:webHidden/>
              </w:rPr>
              <w:instrText xml:space="preserve"> PAGEREF _Toc138250211 \h </w:instrText>
            </w:r>
            <w:r w:rsidR="007757BF">
              <w:rPr>
                <w:noProof/>
                <w:webHidden/>
              </w:rPr>
            </w:r>
            <w:r w:rsidR="007757BF">
              <w:rPr>
                <w:noProof/>
                <w:webHidden/>
              </w:rPr>
              <w:fldChar w:fldCharType="separate"/>
            </w:r>
            <w:r w:rsidR="007757BF">
              <w:rPr>
                <w:noProof/>
                <w:webHidden/>
              </w:rPr>
              <w:t>32</w:t>
            </w:r>
            <w:r w:rsidR="007757BF">
              <w:rPr>
                <w:noProof/>
                <w:webHidden/>
              </w:rPr>
              <w:fldChar w:fldCharType="end"/>
            </w:r>
          </w:hyperlink>
        </w:p>
        <w:p w14:paraId="00656B15" w14:textId="3D3D9B85" w:rsidR="007757BF" w:rsidRDefault="008710D2">
          <w:pPr>
            <w:pStyle w:val="TOC2"/>
            <w:tabs>
              <w:tab w:val="left" w:pos="1100"/>
              <w:tab w:val="right" w:leader="dot" w:pos="8636"/>
            </w:tabs>
            <w:rPr>
              <w:noProof/>
            </w:rPr>
          </w:pPr>
          <w:hyperlink w:anchor="_Toc138250212" w:history="1">
            <w:r w:rsidR="007757BF" w:rsidRPr="00942BFA">
              <w:rPr>
                <w:rStyle w:val="Hyperlink"/>
                <w:noProof/>
              </w:rPr>
              <w:t>6.4.4</w:t>
            </w:r>
            <w:r w:rsidR="007757BF">
              <w:rPr>
                <w:noProof/>
              </w:rPr>
              <w:tab/>
            </w:r>
            <w:r w:rsidR="007757BF" w:rsidRPr="00942BFA">
              <w:rPr>
                <w:rStyle w:val="Hyperlink"/>
                <w:noProof/>
              </w:rPr>
              <w:t>Evaluation:</w:t>
            </w:r>
            <w:r w:rsidR="007757BF">
              <w:rPr>
                <w:noProof/>
                <w:webHidden/>
              </w:rPr>
              <w:tab/>
            </w:r>
            <w:r w:rsidR="007757BF">
              <w:rPr>
                <w:noProof/>
                <w:webHidden/>
              </w:rPr>
              <w:fldChar w:fldCharType="begin"/>
            </w:r>
            <w:r w:rsidR="007757BF">
              <w:rPr>
                <w:noProof/>
                <w:webHidden/>
              </w:rPr>
              <w:instrText xml:space="preserve"> PAGEREF _Toc138250212 \h </w:instrText>
            </w:r>
            <w:r w:rsidR="007757BF">
              <w:rPr>
                <w:noProof/>
                <w:webHidden/>
              </w:rPr>
            </w:r>
            <w:r w:rsidR="007757BF">
              <w:rPr>
                <w:noProof/>
                <w:webHidden/>
              </w:rPr>
              <w:fldChar w:fldCharType="separate"/>
            </w:r>
            <w:r w:rsidR="007757BF">
              <w:rPr>
                <w:noProof/>
                <w:webHidden/>
              </w:rPr>
              <w:t>32</w:t>
            </w:r>
            <w:r w:rsidR="007757BF">
              <w:rPr>
                <w:noProof/>
                <w:webHidden/>
              </w:rPr>
              <w:fldChar w:fldCharType="end"/>
            </w:r>
          </w:hyperlink>
        </w:p>
        <w:p w14:paraId="4DC9A2C0" w14:textId="05A7AB40" w:rsidR="007757BF" w:rsidRDefault="008710D2">
          <w:pPr>
            <w:pStyle w:val="TOC2"/>
            <w:tabs>
              <w:tab w:val="right" w:leader="dot" w:pos="8636"/>
            </w:tabs>
            <w:rPr>
              <w:noProof/>
            </w:rPr>
          </w:pPr>
          <w:hyperlink w:anchor="_Toc138250213" w:history="1">
            <w:r w:rsidR="007757BF" w:rsidRPr="00942BFA">
              <w:rPr>
                <w:rStyle w:val="Hyperlink"/>
                <w:noProof/>
              </w:rPr>
              <w:t>6.4.5 Comparative Analysis:</w:t>
            </w:r>
            <w:r w:rsidR="007757BF">
              <w:rPr>
                <w:noProof/>
                <w:webHidden/>
              </w:rPr>
              <w:tab/>
            </w:r>
            <w:r w:rsidR="007757BF">
              <w:rPr>
                <w:noProof/>
                <w:webHidden/>
              </w:rPr>
              <w:fldChar w:fldCharType="begin"/>
            </w:r>
            <w:r w:rsidR="007757BF">
              <w:rPr>
                <w:noProof/>
                <w:webHidden/>
              </w:rPr>
              <w:instrText xml:space="preserve"> PAGEREF _Toc138250213 \h </w:instrText>
            </w:r>
            <w:r w:rsidR="007757BF">
              <w:rPr>
                <w:noProof/>
                <w:webHidden/>
              </w:rPr>
            </w:r>
            <w:r w:rsidR="007757BF">
              <w:rPr>
                <w:noProof/>
                <w:webHidden/>
              </w:rPr>
              <w:fldChar w:fldCharType="separate"/>
            </w:r>
            <w:r w:rsidR="007757BF">
              <w:rPr>
                <w:noProof/>
                <w:webHidden/>
              </w:rPr>
              <w:t>33</w:t>
            </w:r>
            <w:r w:rsidR="007757BF">
              <w:rPr>
                <w:noProof/>
                <w:webHidden/>
              </w:rPr>
              <w:fldChar w:fldCharType="end"/>
            </w:r>
          </w:hyperlink>
        </w:p>
        <w:p w14:paraId="4B757A57" w14:textId="301AADA5" w:rsidR="007757BF" w:rsidRDefault="008710D2">
          <w:pPr>
            <w:pStyle w:val="TOC2"/>
            <w:tabs>
              <w:tab w:val="left" w:pos="1100"/>
              <w:tab w:val="right" w:leader="dot" w:pos="8636"/>
            </w:tabs>
            <w:rPr>
              <w:noProof/>
            </w:rPr>
          </w:pPr>
          <w:hyperlink w:anchor="_Toc138250214" w:history="1">
            <w:r w:rsidR="007757BF" w:rsidRPr="00942BFA">
              <w:rPr>
                <w:rStyle w:val="Hyperlink"/>
                <w:noProof/>
              </w:rPr>
              <w:t>6.4.5.1</w:t>
            </w:r>
            <w:r w:rsidR="007757BF">
              <w:rPr>
                <w:noProof/>
              </w:rPr>
              <w:tab/>
            </w:r>
            <w:r w:rsidR="007757BF" w:rsidRPr="00942BFA">
              <w:rPr>
                <w:rStyle w:val="Hyperlink"/>
                <w:noProof/>
              </w:rPr>
              <w:t>Different Researches and their proposed models with methodology and results:</w:t>
            </w:r>
            <w:r w:rsidR="007757BF">
              <w:rPr>
                <w:noProof/>
                <w:webHidden/>
              </w:rPr>
              <w:tab/>
            </w:r>
            <w:r w:rsidR="007757BF">
              <w:rPr>
                <w:noProof/>
                <w:webHidden/>
              </w:rPr>
              <w:fldChar w:fldCharType="begin"/>
            </w:r>
            <w:r w:rsidR="007757BF">
              <w:rPr>
                <w:noProof/>
                <w:webHidden/>
              </w:rPr>
              <w:instrText xml:space="preserve"> PAGEREF _Toc138250214 \h </w:instrText>
            </w:r>
            <w:r w:rsidR="007757BF">
              <w:rPr>
                <w:noProof/>
                <w:webHidden/>
              </w:rPr>
            </w:r>
            <w:r w:rsidR="007757BF">
              <w:rPr>
                <w:noProof/>
                <w:webHidden/>
              </w:rPr>
              <w:fldChar w:fldCharType="separate"/>
            </w:r>
            <w:r w:rsidR="007757BF">
              <w:rPr>
                <w:noProof/>
                <w:webHidden/>
              </w:rPr>
              <w:t>33</w:t>
            </w:r>
            <w:r w:rsidR="007757BF">
              <w:rPr>
                <w:noProof/>
                <w:webHidden/>
              </w:rPr>
              <w:fldChar w:fldCharType="end"/>
            </w:r>
          </w:hyperlink>
        </w:p>
        <w:p w14:paraId="74E3349E" w14:textId="61A83FFC" w:rsidR="007757BF" w:rsidRDefault="008710D2">
          <w:pPr>
            <w:pStyle w:val="TOC2"/>
            <w:tabs>
              <w:tab w:val="left" w:pos="1100"/>
              <w:tab w:val="right" w:leader="dot" w:pos="8636"/>
            </w:tabs>
            <w:rPr>
              <w:noProof/>
            </w:rPr>
          </w:pPr>
          <w:hyperlink w:anchor="_Toc138250215" w:history="1">
            <w:r w:rsidR="007757BF" w:rsidRPr="00942BFA">
              <w:rPr>
                <w:rStyle w:val="Hyperlink"/>
                <w:noProof/>
              </w:rPr>
              <w:t>6.4.5</w:t>
            </w:r>
            <w:r w:rsidR="007757BF">
              <w:rPr>
                <w:noProof/>
              </w:rPr>
              <w:tab/>
            </w:r>
            <w:r w:rsidR="007757BF" w:rsidRPr="00942BFA">
              <w:rPr>
                <w:rStyle w:val="Hyperlink"/>
                <w:noProof/>
              </w:rPr>
              <w:t>Limitations and challenges:</w:t>
            </w:r>
            <w:r w:rsidR="007757BF">
              <w:rPr>
                <w:noProof/>
                <w:webHidden/>
              </w:rPr>
              <w:tab/>
            </w:r>
            <w:r w:rsidR="007757BF">
              <w:rPr>
                <w:noProof/>
                <w:webHidden/>
              </w:rPr>
              <w:fldChar w:fldCharType="begin"/>
            </w:r>
            <w:r w:rsidR="007757BF">
              <w:rPr>
                <w:noProof/>
                <w:webHidden/>
              </w:rPr>
              <w:instrText xml:space="preserve"> PAGEREF _Toc138250215 \h </w:instrText>
            </w:r>
            <w:r w:rsidR="007757BF">
              <w:rPr>
                <w:noProof/>
                <w:webHidden/>
              </w:rPr>
            </w:r>
            <w:r w:rsidR="007757BF">
              <w:rPr>
                <w:noProof/>
                <w:webHidden/>
              </w:rPr>
              <w:fldChar w:fldCharType="separate"/>
            </w:r>
            <w:r w:rsidR="007757BF">
              <w:rPr>
                <w:noProof/>
                <w:webHidden/>
              </w:rPr>
              <w:t>34</w:t>
            </w:r>
            <w:r w:rsidR="007757BF">
              <w:rPr>
                <w:noProof/>
                <w:webHidden/>
              </w:rPr>
              <w:fldChar w:fldCharType="end"/>
            </w:r>
          </w:hyperlink>
        </w:p>
        <w:p w14:paraId="4B668982" w14:textId="33B80277" w:rsidR="007757BF" w:rsidRDefault="008710D2">
          <w:pPr>
            <w:pStyle w:val="TOC2"/>
            <w:tabs>
              <w:tab w:val="left" w:pos="1100"/>
              <w:tab w:val="right" w:leader="dot" w:pos="8636"/>
            </w:tabs>
            <w:rPr>
              <w:noProof/>
            </w:rPr>
          </w:pPr>
          <w:hyperlink w:anchor="_Toc138250216" w:history="1">
            <w:r w:rsidR="007757BF" w:rsidRPr="00942BFA">
              <w:rPr>
                <w:rStyle w:val="Hyperlink"/>
                <w:noProof/>
              </w:rPr>
              <w:t>6.4.6</w:t>
            </w:r>
            <w:r w:rsidR="007757BF">
              <w:rPr>
                <w:noProof/>
              </w:rPr>
              <w:tab/>
            </w:r>
            <w:r w:rsidR="007757BF" w:rsidRPr="00942BFA">
              <w:rPr>
                <w:rStyle w:val="Hyperlink"/>
                <w:noProof/>
              </w:rPr>
              <w:t>Insights:</w:t>
            </w:r>
            <w:r w:rsidR="007757BF">
              <w:rPr>
                <w:noProof/>
                <w:webHidden/>
              </w:rPr>
              <w:tab/>
            </w:r>
            <w:r w:rsidR="007757BF">
              <w:rPr>
                <w:noProof/>
                <w:webHidden/>
              </w:rPr>
              <w:fldChar w:fldCharType="begin"/>
            </w:r>
            <w:r w:rsidR="007757BF">
              <w:rPr>
                <w:noProof/>
                <w:webHidden/>
              </w:rPr>
              <w:instrText xml:space="preserve"> PAGEREF _Toc138250216 \h </w:instrText>
            </w:r>
            <w:r w:rsidR="007757BF">
              <w:rPr>
                <w:noProof/>
                <w:webHidden/>
              </w:rPr>
            </w:r>
            <w:r w:rsidR="007757BF">
              <w:rPr>
                <w:noProof/>
                <w:webHidden/>
              </w:rPr>
              <w:fldChar w:fldCharType="separate"/>
            </w:r>
            <w:r w:rsidR="007757BF">
              <w:rPr>
                <w:noProof/>
                <w:webHidden/>
              </w:rPr>
              <w:t>34</w:t>
            </w:r>
            <w:r w:rsidR="007757BF">
              <w:rPr>
                <w:noProof/>
                <w:webHidden/>
              </w:rPr>
              <w:fldChar w:fldCharType="end"/>
            </w:r>
          </w:hyperlink>
        </w:p>
        <w:p w14:paraId="37B620A9" w14:textId="2264B566" w:rsidR="007757BF" w:rsidRDefault="008710D2">
          <w:pPr>
            <w:pStyle w:val="TOC1"/>
            <w:tabs>
              <w:tab w:val="right" w:leader="dot" w:pos="8636"/>
            </w:tabs>
            <w:rPr>
              <w:noProof/>
            </w:rPr>
          </w:pPr>
          <w:hyperlink w:anchor="_Toc138250217" w:history="1">
            <w:r w:rsidR="007757BF" w:rsidRPr="00942BFA">
              <w:rPr>
                <w:rStyle w:val="Hyperlink"/>
                <w:noProof/>
              </w:rPr>
              <w:t>7. Conclusion and Future work</w:t>
            </w:r>
            <w:r w:rsidR="007757BF">
              <w:rPr>
                <w:noProof/>
                <w:webHidden/>
              </w:rPr>
              <w:tab/>
            </w:r>
            <w:r w:rsidR="007757BF">
              <w:rPr>
                <w:noProof/>
                <w:webHidden/>
              </w:rPr>
              <w:fldChar w:fldCharType="begin"/>
            </w:r>
            <w:r w:rsidR="007757BF">
              <w:rPr>
                <w:noProof/>
                <w:webHidden/>
              </w:rPr>
              <w:instrText xml:space="preserve"> PAGEREF _Toc138250217 \h </w:instrText>
            </w:r>
            <w:r w:rsidR="007757BF">
              <w:rPr>
                <w:noProof/>
                <w:webHidden/>
              </w:rPr>
            </w:r>
            <w:r w:rsidR="007757BF">
              <w:rPr>
                <w:noProof/>
                <w:webHidden/>
              </w:rPr>
              <w:fldChar w:fldCharType="separate"/>
            </w:r>
            <w:r w:rsidR="007757BF">
              <w:rPr>
                <w:noProof/>
                <w:webHidden/>
              </w:rPr>
              <w:t>35</w:t>
            </w:r>
            <w:r w:rsidR="007757BF">
              <w:rPr>
                <w:noProof/>
                <w:webHidden/>
              </w:rPr>
              <w:fldChar w:fldCharType="end"/>
            </w:r>
          </w:hyperlink>
        </w:p>
        <w:p w14:paraId="610FC477" w14:textId="4D4C7445" w:rsidR="007757BF" w:rsidRDefault="008710D2">
          <w:pPr>
            <w:pStyle w:val="TOC1"/>
            <w:tabs>
              <w:tab w:val="right" w:leader="dot" w:pos="8636"/>
            </w:tabs>
            <w:rPr>
              <w:noProof/>
            </w:rPr>
          </w:pPr>
          <w:hyperlink w:anchor="_Toc138250218" w:history="1">
            <w:r w:rsidR="007757BF" w:rsidRPr="00942BFA">
              <w:rPr>
                <w:rStyle w:val="Hyperlink"/>
                <w:noProof/>
              </w:rPr>
              <w:t>8. References/ Bibliography</w:t>
            </w:r>
            <w:r w:rsidR="007757BF">
              <w:rPr>
                <w:noProof/>
                <w:webHidden/>
              </w:rPr>
              <w:tab/>
            </w:r>
            <w:r w:rsidR="007757BF">
              <w:rPr>
                <w:noProof/>
                <w:webHidden/>
              </w:rPr>
              <w:fldChar w:fldCharType="begin"/>
            </w:r>
            <w:r w:rsidR="007757BF">
              <w:rPr>
                <w:noProof/>
                <w:webHidden/>
              </w:rPr>
              <w:instrText xml:space="preserve"> PAGEREF _Toc138250218 \h </w:instrText>
            </w:r>
            <w:r w:rsidR="007757BF">
              <w:rPr>
                <w:noProof/>
                <w:webHidden/>
              </w:rPr>
            </w:r>
            <w:r w:rsidR="007757BF">
              <w:rPr>
                <w:noProof/>
                <w:webHidden/>
              </w:rPr>
              <w:fldChar w:fldCharType="separate"/>
            </w:r>
            <w:r w:rsidR="007757BF">
              <w:rPr>
                <w:noProof/>
                <w:webHidden/>
              </w:rPr>
              <w:t>36</w:t>
            </w:r>
            <w:r w:rsidR="007757BF">
              <w:rPr>
                <w:noProof/>
                <w:webHidden/>
              </w:rPr>
              <w:fldChar w:fldCharType="end"/>
            </w:r>
          </w:hyperlink>
        </w:p>
        <w:p w14:paraId="34F0F79A" w14:textId="05F8EB67" w:rsidR="007757BF" w:rsidRDefault="008710D2">
          <w:pPr>
            <w:pStyle w:val="TOC1"/>
            <w:tabs>
              <w:tab w:val="right" w:leader="dot" w:pos="8636"/>
            </w:tabs>
            <w:rPr>
              <w:noProof/>
            </w:rPr>
          </w:pPr>
          <w:hyperlink w:anchor="_Toc138250219" w:history="1">
            <w:r w:rsidR="007757BF" w:rsidRPr="00942BFA">
              <w:rPr>
                <w:rStyle w:val="Hyperlink"/>
                <w:noProof/>
              </w:rPr>
              <w:t>9. Appendix</w:t>
            </w:r>
            <w:r w:rsidR="007757BF">
              <w:rPr>
                <w:noProof/>
                <w:webHidden/>
              </w:rPr>
              <w:tab/>
            </w:r>
            <w:r w:rsidR="007757BF">
              <w:rPr>
                <w:noProof/>
                <w:webHidden/>
              </w:rPr>
              <w:fldChar w:fldCharType="begin"/>
            </w:r>
            <w:r w:rsidR="007757BF">
              <w:rPr>
                <w:noProof/>
                <w:webHidden/>
              </w:rPr>
              <w:instrText xml:space="preserve"> PAGEREF _Toc138250219 \h </w:instrText>
            </w:r>
            <w:r w:rsidR="007757BF">
              <w:rPr>
                <w:noProof/>
                <w:webHidden/>
              </w:rPr>
            </w:r>
            <w:r w:rsidR="007757BF">
              <w:rPr>
                <w:noProof/>
                <w:webHidden/>
              </w:rPr>
              <w:fldChar w:fldCharType="separate"/>
            </w:r>
            <w:r w:rsidR="007757BF">
              <w:rPr>
                <w:noProof/>
                <w:webHidden/>
              </w:rPr>
              <w:t>38</w:t>
            </w:r>
            <w:r w:rsidR="007757BF">
              <w:rPr>
                <w:noProof/>
                <w:webHidden/>
              </w:rPr>
              <w:fldChar w:fldCharType="end"/>
            </w:r>
          </w:hyperlink>
        </w:p>
        <w:p w14:paraId="1B5797C7" w14:textId="46951B34" w:rsidR="007757BF" w:rsidRDefault="008710D2">
          <w:pPr>
            <w:pStyle w:val="TOC2"/>
            <w:tabs>
              <w:tab w:val="right" w:leader="dot" w:pos="8636"/>
            </w:tabs>
            <w:rPr>
              <w:noProof/>
            </w:rPr>
          </w:pPr>
          <w:hyperlink w:anchor="_Toc138250220" w:history="1">
            <w:r w:rsidR="007757BF" w:rsidRPr="00942BFA">
              <w:rPr>
                <w:rStyle w:val="Hyperlink"/>
                <w:noProof/>
              </w:rPr>
              <w:t>9.1 Glossary of terms</w:t>
            </w:r>
            <w:r w:rsidR="007757BF">
              <w:rPr>
                <w:noProof/>
                <w:webHidden/>
              </w:rPr>
              <w:tab/>
            </w:r>
            <w:r w:rsidR="007757BF">
              <w:rPr>
                <w:noProof/>
                <w:webHidden/>
              </w:rPr>
              <w:fldChar w:fldCharType="begin"/>
            </w:r>
            <w:r w:rsidR="007757BF">
              <w:rPr>
                <w:noProof/>
                <w:webHidden/>
              </w:rPr>
              <w:instrText xml:space="preserve"> PAGEREF _Toc138250220 \h </w:instrText>
            </w:r>
            <w:r w:rsidR="007757BF">
              <w:rPr>
                <w:noProof/>
                <w:webHidden/>
              </w:rPr>
            </w:r>
            <w:r w:rsidR="007757BF">
              <w:rPr>
                <w:noProof/>
                <w:webHidden/>
              </w:rPr>
              <w:fldChar w:fldCharType="separate"/>
            </w:r>
            <w:r w:rsidR="007757BF">
              <w:rPr>
                <w:noProof/>
                <w:webHidden/>
              </w:rPr>
              <w:t>38</w:t>
            </w:r>
            <w:r w:rsidR="007757BF">
              <w:rPr>
                <w:noProof/>
                <w:webHidden/>
              </w:rPr>
              <w:fldChar w:fldCharType="end"/>
            </w:r>
          </w:hyperlink>
        </w:p>
        <w:p w14:paraId="0A66760D" w14:textId="57D76CD2" w:rsidR="007757BF" w:rsidRDefault="008710D2">
          <w:pPr>
            <w:pStyle w:val="TOC2"/>
            <w:tabs>
              <w:tab w:val="left" w:pos="880"/>
              <w:tab w:val="right" w:leader="dot" w:pos="8636"/>
            </w:tabs>
            <w:rPr>
              <w:noProof/>
            </w:rPr>
          </w:pPr>
          <w:hyperlink w:anchor="_Toc138250221" w:history="1">
            <w:r w:rsidR="007757BF" w:rsidRPr="00942BFA">
              <w:rPr>
                <w:rStyle w:val="Hyperlink"/>
                <w:noProof/>
              </w:rPr>
              <w:t>9.2</w:t>
            </w:r>
            <w:r w:rsidR="007757BF">
              <w:rPr>
                <w:noProof/>
              </w:rPr>
              <w:tab/>
            </w:r>
            <w:r w:rsidR="007757BF" w:rsidRPr="00942BFA">
              <w:rPr>
                <w:rStyle w:val="Hyperlink"/>
                <w:noProof/>
              </w:rPr>
              <w:t>Pre-requisites</w:t>
            </w:r>
            <w:r w:rsidR="007757BF">
              <w:rPr>
                <w:noProof/>
                <w:webHidden/>
              </w:rPr>
              <w:tab/>
            </w:r>
            <w:r w:rsidR="007757BF">
              <w:rPr>
                <w:noProof/>
                <w:webHidden/>
              </w:rPr>
              <w:fldChar w:fldCharType="begin"/>
            </w:r>
            <w:r w:rsidR="007757BF">
              <w:rPr>
                <w:noProof/>
                <w:webHidden/>
              </w:rPr>
              <w:instrText xml:space="preserve"> PAGEREF _Toc138250221 \h </w:instrText>
            </w:r>
            <w:r w:rsidR="007757BF">
              <w:rPr>
                <w:noProof/>
                <w:webHidden/>
              </w:rPr>
            </w:r>
            <w:r w:rsidR="007757BF">
              <w:rPr>
                <w:noProof/>
                <w:webHidden/>
              </w:rPr>
              <w:fldChar w:fldCharType="separate"/>
            </w:r>
            <w:r w:rsidR="007757BF">
              <w:rPr>
                <w:noProof/>
                <w:webHidden/>
              </w:rPr>
              <w:t>38</w:t>
            </w:r>
            <w:r w:rsidR="007757BF">
              <w:rPr>
                <w:noProof/>
                <w:webHidden/>
              </w:rPr>
              <w:fldChar w:fldCharType="end"/>
            </w:r>
          </w:hyperlink>
        </w:p>
        <w:p w14:paraId="17CB9283" w14:textId="1B2920B7" w:rsidR="007757BF" w:rsidRDefault="008710D2">
          <w:pPr>
            <w:pStyle w:val="TOC2"/>
            <w:tabs>
              <w:tab w:val="right" w:leader="dot" w:pos="8636"/>
            </w:tabs>
            <w:rPr>
              <w:noProof/>
            </w:rPr>
          </w:pPr>
          <w:hyperlink w:anchor="_Toc138250222" w:history="1">
            <w:r w:rsidR="007757BF" w:rsidRPr="00942BFA">
              <w:rPr>
                <w:rStyle w:val="Hyperlink"/>
                <w:noProof/>
              </w:rPr>
              <w:t>9.3 Reference/ Source Documents</w:t>
            </w:r>
            <w:r w:rsidR="007757BF">
              <w:rPr>
                <w:noProof/>
                <w:webHidden/>
              </w:rPr>
              <w:tab/>
            </w:r>
            <w:r w:rsidR="007757BF">
              <w:rPr>
                <w:noProof/>
                <w:webHidden/>
              </w:rPr>
              <w:fldChar w:fldCharType="begin"/>
            </w:r>
            <w:r w:rsidR="007757BF">
              <w:rPr>
                <w:noProof/>
                <w:webHidden/>
              </w:rPr>
              <w:instrText xml:space="preserve"> PAGEREF _Toc138250222 \h </w:instrText>
            </w:r>
            <w:r w:rsidR="007757BF">
              <w:rPr>
                <w:noProof/>
                <w:webHidden/>
              </w:rPr>
            </w:r>
            <w:r w:rsidR="007757BF">
              <w:rPr>
                <w:noProof/>
                <w:webHidden/>
              </w:rPr>
              <w:fldChar w:fldCharType="separate"/>
            </w:r>
            <w:r w:rsidR="007757BF">
              <w:rPr>
                <w:noProof/>
                <w:webHidden/>
              </w:rPr>
              <w:t>39</w:t>
            </w:r>
            <w:r w:rsidR="007757BF">
              <w:rPr>
                <w:noProof/>
                <w:webHidden/>
              </w:rPr>
              <w:fldChar w:fldCharType="end"/>
            </w:r>
          </w:hyperlink>
        </w:p>
        <w:p w14:paraId="2D0F6E84" w14:textId="18546EBB" w:rsidR="00B93DDD" w:rsidRDefault="00296A1D" w:rsidP="00B93DDD">
          <w:r>
            <w:fldChar w:fldCharType="end"/>
          </w:r>
          <w:r w:rsidR="008710D2">
            <w:fldChar w:fldCharType="begin"/>
          </w:r>
          <w:r w:rsidR="008710D2">
            <w:instrText xml:space="preserve"> TOC \h \z \c "Figure" </w:instrText>
          </w:r>
          <w:r w:rsidR="008710D2">
            <w:fldChar w:fldCharType="separate"/>
          </w:r>
          <w:r w:rsidR="008710D2">
            <w:fldChar w:fldCharType="end"/>
          </w:r>
        </w:p>
      </w:sdtContent>
    </w:sdt>
    <w:p w14:paraId="0E1182DC" w14:textId="782C8873" w:rsidR="00B93DDD" w:rsidRDefault="00B93DDD">
      <w:pPr>
        <w:pStyle w:val="TableofFigures"/>
        <w:tabs>
          <w:tab w:val="right" w:leader="dot" w:pos="8636"/>
        </w:tabs>
        <w:rPr>
          <w:smallCaps/>
        </w:rPr>
      </w:pPr>
      <w:r>
        <w:rPr>
          <w:smallCaps/>
        </w:rPr>
        <w:t>Table of figures</w:t>
      </w:r>
    </w:p>
    <w:p w14:paraId="5F7B8C4D" w14:textId="77777777" w:rsidR="00B93DDD" w:rsidRPr="00B93DDD" w:rsidRDefault="00B93DDD" w:rsidP="00B93DDD"/>
    <w:p w14:paraId="5ABCB74E" w14:textId="3D594A69" w:rsidR="00471C31" w:rsidRDefault="00B93DDD">
      <w:pPr>
        <w:pStyle w:val="TableofFigures"/>
        <w:tabs>
          <w:tab w:val="right" w:leader="dot" w:pos="8636"/>
        </w:tabs>
        <w:rPr>
          <w:rFonts w:asciiTheme="minorHAnsi" w:eastAsiaTheme="minorEastAsia" w:hAnsiTheme="minorHAnsi" w:cstheme="minorBidi"/>
          <w:noProof/>
        </w:rPr>
      </w:pPr>
      <w:r>
        <w:rPr>
          <w:smallCaps/>
        </w:rPr>
        <w:fldChar w:fldCharType="begin"/>
      </w:r>
      <w:r>
        <w:rPr>
          <w:smallCaps/>
        </w:rPr>
        <w:instrText xml:space="preserve"> TOC \h \z \c "Figure" </w:instrText>
      </w:r>
      <w:r>
        <w:rPr>
          <w:smallCaps/>
        </w:rPr>
        <w:fldChar w:fldCharType="separate"/>
      </w:r>
      <w:hyperlink w:anchor="_Toc138249167" w:history="1">
        <w:r w:rsidR="00471C31" w:rsidRPr="00BA5C3C">
          <w:rPr>
            <w:rStyle w:val="Hyperlink"/>
            <w:noProof/>
          </w:rPr>
          <w:t>Figure 1 Suggested Approach</w:t>
        </w:r>
        <w:r w:rsidR="00471C31">
          <w:rPr>
            <w:noProof/>
            <w:webHidden/>
          </w:rPr>
          <w:tab/>
        </w:r>
        <w:r w:rsidR="00471C31">
          <w:rPr>
            <w:noProof/>
            <w:webHidden/>
          </w:rPr>
          <w:fldChar w:fldCharType="begin"/>
        </w:r>
        <w:r w:rsidR="00471C31">
          <w:rPr>
            <w:noProof/>
            <w:webHidden/>
          </w:rPr>
          <w:instrText xml:space="preserve"> PAGEREF _Toc138249167 \h </w:instrText>
        </w:r>
        <w:r w:rsidR="00471C31">
          <w:rPr>
            <w:noProof/>
            <w:webHidden/>
          </w:rPr>
        </w:r>
        <w:r w:rsidR="00471C31">
          <w:rPr>
            <w:noProof/>
            <w:webHidden/>
          </w:rPr>
          <w:fldChar w:fldCharType="separate"/>
        </w:r>
        <w:r w:rsidR="00471C31">
          <w:rPr>
            <w:noProof/>
            <w:webHidden/>
          </w:rPr>
          <w:t>25</w:t>
        </w:r>
        <w:r w:rsidR="00471C31">
          <w:rPr>
            <w:noProof/>
            <w:webHidden/>
          </w:rPr>
          <w:fldChar w:fldCharType="end"/>
        </w:r>
      </w:hyperlink>
    </w:p>
    <w:p w14:paraId="14D1143D" w14:textId="01EB1CA1" w:rsidR="00471C31" w:rsidRDefault="008710D2">
      <w:pPr>
        <w:pStyle w:val="TableofFigures"/>
        <w:tabs>
          <w:tab w:val="right" w:leader="dot" w:pos="8636"/>
        </w:tabs>
        <w:rPr>
          <w:rFonts w:asciiTheme="minorHAnsi" w:eastAsiaTheme="minorEastAsia" w:hAnsiTheme="minorHAnsi" w:cstheme="minorBidi"/>
          <w:noProof/>
        </w:rPr>
      </w:pPr>
      <w:hyperlink w:anchor="_Toc138249168" w:history="1">
        <w:r w:rsidR="00471C31" w:rsidRPr="00BA5C3C">
          <w:rPr>
            <w:rStyle w:val="Hyperlink"/>
            <w:noProof/>
          </w:rPr>
          <w:t>Figure 2 Workflow of the system</w:t>
        </w:r>
        <w:r w:rsidR="00471C31">
          <w:rPr>
            <w:noProof/>
            <w:webHidden/>
          </w:rPr>
          <w:tab/>
        </w:r>
        <w:r w:rsidR="00471C31">
          <w:rPr>
            <w:noProof/>
            <w:webHidden/>
          </w:rPr>
          <w:fldChar w:fldCharType="begin"/>
        </w:r>
        <w:r w:rsidR="00471C31">
          <w:rPr>
            <w:noProof/>
            <w:webHidden/>
          </w:rPr>
          <w:instrText xml:space="preserve"> PAGEREF _Toc138249168 \h </w:instrText>
        </w:r>
        <w:r w:rsidR="00471C31">
          <w:rPr>
            <w:noProof/>
            <w:webHidden/>
          </w:rPr>
        </w:r>
        <w:r w:rsidR="00471C31">
          <w:rPr>
            <w:noProof/>
            <w:webHidden/>
          </w:rPr>
          <w:fldChar w:fldCharType="separate"/>
        </w:r>
        <w:r w:rsidR="00471C31">
          <w:rPr>
            <w:noProof/>
            <w:webHidden/>
          </w:rPr>
          <w:t>26</w:t>
        </w:r>
        <w:r w:rsidR="00471C31">
          <w:rPr>
            <w:noProof/>
            <w:webHidden/>
          </w:rPr>
          <w:fldChar w:fldCharType="end"/>
        </w:r>
      </w:hyperlink>
    </w:p>
    <w:p w14:paraId="34022707" w14:textId="506502C1" w:rsidR="00471C31" w:rsidRDefault="008710D2">
      <w:pPr>
        <w:pStyle w:val="TableofFigures"/>
        <w:tabs>
          <w:tab w:val="right" w:leader="dot" w:pos="8636"/>
        </w:tabs>
        <w:rPr>
          <w:rFonts w:asciiTheme="minorHAnsi" w:eastAsiaTheme="minorEastAsia" w:hAnsiTheme="minorHAnsi" w:cstheme="minorBidi"/>
          <w:noProof/>
        </w:rPr>
      </w:pPr>
      <w:hyperlink w:anchor="_Toc138249169" w:history="1">
        <w:r w:rsidR="00471C31" w:rsidRPr="00BA5C3C">
          <w:rPr>
            <w:rStyle w:val="Hyperlink"/>
            <w:noProof/>
          </w:rPr>
          <w:t>Figure 3 Logistic Regression</w:t>
        </w:r>
        <w:r w:rsidR="00471C31">
          <w:rPr>
            <w:noProof/>
            <w:webHidden/>
          </w:rPr>
          <w:tab/>
        </w:r>
        <w:r w:rsidR="00471C31">
          <w:rPr>
            <w:noProof/>
            <w:webHidden/>
          </w:rPr>
          <w:fldChar w:fldCharType="begin"/>
        </w:r>
        <w:r w:rsidR="00471C31">
          <w:rPr>
            <w:noProof/>
            <w:webHidden/>
          </w:rPr>
          <w:instrText xml:space="preserve"> PAGEREF _Toc138249169 \h </w:instrText>
        </w:r>
        <w:r w:rsidR="00471C31">
          <w:rPr>
            <w:noProof/>
            <w:webHidden/>
          </w:rPr>
        </w:r>
        <w:r w:rsidR="00471C31">
          <w:rPr>
            <w:noProof/>
            <w:webHidden/>
          </w:rPr>
          <w:fldChar w:fldCharType="separate"/>
        </w:r>
        <w:r w:rsidR="00471C31">
          <w:rPr>
            <w:noProof/>
            <w:webHidden/>
          </w:rPr>
          <w:t>35</w:t>
        </w:r>
        <w:r w:rsidR="00471C31">
          <w:rPr>
            <w:noProof/>
            <w:webHidden/>
          </w:rPr>
          <w:fldChar w:fldCharType="end"/>
        </w:r>
      </w:hyperlink>
    </w:p>
    <w:p w14:paraId="519FFA3A" w14:textId="2F3E2D7B" w:rsidR="00471C31" w:rsidRDefault="008710D2">
      <w:pPr>
        <w:pStyle w:val="TableofFigures"/>
        <w:tabs>
          <w:tab w:val="right" w:leader="dot" w:pos="8636"/>
        </w:tabs>
        <w:rPr>
          <w:rFonts w:asciiTheme="minorHAnsi" w:eastAsiaTheme="minorEastAsia" w:hAnsiTheme="minorHAnsi" w:cstheme="minorBidi"/>
          <w:noProof/>
        </w:rPr>
      </w:pPr>
      <w:hyperlink w:anchor="_Toc138249170" w:history="1">
        <w:r w:rsidR="00471C31" w:rsidRPr="00BA5C3C">
          <w:rPr>
            <w:rStyle w:val="Hyperlink"/>
            <w:noProof/>
          </w:rPr>
          <w:t>Figure 4 Naive Bayes</w:t>
        </w:r>
        <w:r w:rsidR="00471C31">
          <w:rPr>
            <w:noProof/>
            <w:webHidden/>
          </w:rPr>
          <w:tab/>
        </w:r>
        <w:r w:rsidR="00471C31">
          <w:rPr>
            <w:noProof/>
            <w:webHidden/>
          </w:rPr>
          <w:fldChar w:fldCharType="begin"/>
        </w:r>
        <w:r w:rsidR="00471C31">
          <w:rPr>
            <w:noProof/>
            <w:webHidden/>
          </w:rPr>
          <w:instrText xml:space="preserve"> PAGEREF _Toc138249170 \h </w:instrText>
        </w:r>
        <w:r w:rsidR="00471C31">
          <w:rPr>
            <w:noProof/>
            <w:webHidden/>
          </w:rPr>
        </w:r>
        <w:r w:rsidR="00471C31">
          <w:rPr>
            <w:noProof/>
            <w:webHidden/>
          </w:rPr>
          <w:fldChar w:fldCharType="separate"/>
        </w:r>
        <w:r w:rsidR="00471C31">
          <w:rPr>
            <w:noProof/>
            <w:webHidden/>
          </w:rPr>
          <w:t>36</w:t>
        </w:r>
        <w:r w:rsidR="00471C31">
          <w:rPr>
            <w:noProof/>
            <w:webHidden/>
          </w:rPr>
          <w:fldChar w:fldCharType="end"/>
        </w:r>
      </w:hyperlink>
    </w:p>
    <w:p w14:paraId="014F763D" w14:textId="11B66B12" w:rsidR="00471C31" w:rsidRDefault="008710D2">
      <w:pPr>
        <w:pStyle w:val="TableofFigures"/>
        <w:tabs>
          <w:tab w:val="right" w:leader="dot" w:pos="8636"/>
        </w:tabs>
        <w:rPr>
          <w:rFonts w:asciiTheme="minorHAnsi" w:eastAsiaTheme="minorEastAsia" w:hAnsiTheme="minorHAnsi" w:cstheme="minorBidi"/>
          <w:noProof/>
        </w:rPr>
      </w:pPr>
      <w:hyperlink w:anchor="_Toc138249171" w:history="1">
        <w:r w:rsidR="00471C31" w:rsidRPr="00BA5C3C">
          <w:rPr>
            <w:rStyle w:val="Hyperlink"/>
            <w:noProof/>
          </w:rPr>
          <w:t>Figure 5 Decision Tree</w:t>
        </w:r>
        <w:r w:rsidR="00471C31">
          <w:rPr>
            <w:noProof/>
            <w:webHidden/>
          </w:rPr>
          <w:tab/>
        </w:r>
        <w:r w:rsidR="00471C31">
          <w:rPr>
            <w:noProof/>
            <w:webHidden/>
          </w:rPr>
          <w:fldChar w:fldCharType="begin"/>
        </w:r>
        <w:r w:rsidR="00471C31">
          <w:rPr>
            <w:noProof/>
            <w:webHidden/>
          </w:rPr>
          <w:instrText xml:space="preserve"> PAGEREF _Toc138249171 \h </w:instrText>
        </w:r>
        <w:r w:rsidR="00471C31">
          <w:rPr>
            <w:noProof/>
            <w:webHidden/>
          </w:rPr>
        </w:r>
        <w:r w:rsidR="00471C31">
          <w:rPr>
            <w:noProof/>
            <w:webHidden/>
          </w:rPr>
          <w:fldChar w:fldCharType="separate"/>
        </w:r>
        <w:r w:rsidR="00471C31">
          <w:rPr>
            <w:noProof/>
            <w:webHidden/>
          </w:rPr>
          <w:t>38</w:t>
        </w:r>
        <w:r w:rsidR="00471C31">
          <w:rPr>
            <w:noProof/>
            <w:webHidden/>
          </w:rPr>
          <w:fldChar w:fldCharType="end"/>
        </w:r>
      </w:hyperlink>
    </w:p>
    <w:p w14:paraId="6077BC9A" w14:textId="75D3C195" w:rsidR="00471C31" w:rsidRDefault="008710D2">
      <w:pPr>
        <w:pStyle w:val="TableofFigures"/>
        <w:tabs>
          <w:tab w:val="right" w:leader="dot" w:pos="8636"/>
        </w:tabs>
        <w:rPr>
          <w:rFonts w:asciiTheme="minorHAnsi" w:eastAsiaTheme="minorEastAsia" w:hAnsiTheme="minorHAnsi" w:cstheme="minorBidi"/>
          <w:noProof/>
        </w:rPr>
      </w:pPr>
      <w:hyperlink w:anchor="_Toc138249172" w:history="1">
        <w:r w:rsidR="00471C31" w:rsidRPr="00BA5C3C">
          <w:rPr>
            <w:rStyle w:val="Hyperlink"/>
            <w:noProof/>
          </w:rPr>
          <w:t>Figure 6 Random Forest</w:t>
        </w:r>
        <w:r w:rsidR="00471C31">
          <w:rPr>
            <w:noProof/>
            <w:webHidden/>
          </w:rPr>
          <w:tab/>
        </w:r>
        <w:r w:rsidR="00471C31">
          <w:rPr>
            <w:noProof/>
            <w:webHidden/>
          </w:rPr>
          <w:fldChar w:fldCharType="begin"/>
        </w:r>
        <w:r w:rsidR="00471C31">
          <w:rPr>
            <w:noProof/>
            <w:webHidden/>
          </w:rPr>
          <w:instrText xml:space="preserve"> PAGEREF _Toc138249172 \h </w:instrText>
        </w:r>
        <w:r w:rsidR="00471C31">
          <w:rPr>
            <w:noProof/>
            <w:webHidden/>
          </w:rPr>
        </w:r>
        <w:r w:rsidR="00471C31">
          <w:rPr>
            <w:noProof/>
            <w:webHidden/>
          </w:rPr>
          <w:fldChar w:fldCharType="separate"/>
        </w:r>
        <w:r w:rsidR="00471C31">
          <w:rPr>
            <w:noProof/>
            <w:webHidden/>
          </w:rPr>
          <w:t>39</w:t>
        </w:r>
        <w:r w:rsidR="00471C31">
          <w:rPr>
            <w:noProof/>
            <w:webHidden/>
          </w:rPr>
          <w:fldChar w:fldCharType="end"/>
        </w:r>
      </w:hyperlink>
    </w:p>
    <w:p w14:paraId="7272EC8D" w14:textId="0EC38730" w:rsidR="009729B8" w:rsidRDefault="00B93DDD" w:rsidP="008C6C92">
      <w:pPr>
        <w:pStyle w:val="Heading1"/>
        <w:rPr>
          <w:rFonts w:ascii="Times New Roman" w:eastAsia="Times New Roman" w:hAnsi="Times New Roman" w:cs="Times New Roman"/>
        </w:rPr>
      </w:pPr>
      <w:r>
        <w:rPr>
          <w:rFonts w:ascii="Times New Roman" w:eastAsia="Times New Roman" w:hAnsi="Times New Roman" w:cs="Times New Roman"/>
          <w:smallCaps w:val="0"/>
          <w:sz w:val="22"/>
          <w:szCs w:val="22"/>
        </w:rPr>
        <w:lastRenderedPageBreak/>
        <w:fldChar w:fldCharType="end"/>
      </w:r>
      <w:bookmarkStart w:id="9" w:name="_Toc138250181"/>
      <w:r w:rsidR="00296A1D">
        <w:rPr>
          <w:rFonts w:ascii="Times New Roman" w:eastAsia="Times New Roman" w:hAnsi="Times New Roman" w:cs="Times New Roman"/>
        </w:rPr>
        <w:t>1. Introduction</w:t>
      </w:r>
      <w:bookmarkEnd w:id="9"/>
    </w:p>
    <w:p w14:paraId="16A34A43" w14:textId="59B5AC1B" w:rsidR="008C6C92" w:rsidRPr="00D60A41" w:rsidRDefault="008C6C92" w:rsidP="008C6C92">
      <w:pPr>
        <w:pBdr>
          <w:top w:val="nil"/>
          <w:left w:val="nil"/>
          <w:bottom w:val="nil"/>
          <w:right w:val="nil"/>
          <w:between w:val="nil"/>
        </w:pBdr>
        <w:rPr>
          <w:color w:val="000000"/>
          <w:sz w:val="24"/>
          <w:szCs w:val="24"/>
        </w:rPr>
      </w:pPr>
      <w:r w:rsidRPr="00D60A41">
        <w:rPr>
          <w:color w:val="000000"/>
          <w:sz w:val="24"/>
          <w:szCs w:val="24"/>
        </w:rPr>
        <w:t xml:space="preserve">In the era of technology where we are making automotive vehicles as part of our lives and with the evolution of automotive vehicles getting towards autonomy, the integration of Machine Learning (ML) and </w:t>
      </w:r>
      <w:r w:rsidRPr="00D60A41">
        <w:rPr>
          <w:color w:val="000000"/>
          <w:sz w:val="24"/>
          <w:szCs w:val="24"/>
        </w:rPr>
        <w:t xml:space="preserve">Artificial Intelligence (Ai) </w:t>
      </w:r>
      <w:r w:rsidRPr="00D60A41">
        <w:rPr>
          <w:color w:val="000000"/>
          <w:sz w:val="24"/>
          <w:szCs w:val="24"/>
        </w:rPr>
        <w:t xml:space="preserve">powered systems stands as both a breakthrough but also a vulnerability. The automotive innovation has been relies on the technologies, promising safer, more comfort, efficient and intelligent transportation solutions [1]. As this journey is increasing day by day towards the modification of technologies with vehicles it also concerns about the big impact of interplay between attack and defense within these systems and specifically in the </w:t>
      </w:r>
      <w:proofErr w:type="spellStart"/>
      <w:r w:rsidRPr="00D60A41">
        <w:rPr>
          <w:color w:val="000000"/>
          <w:sz w:val="24"/>
          <w:szCs w:val="24"/>
        </w:rPr>
        <w:t>contect</w:t>
      </w:r>
      <w:proofErr w:type="spellEnd"/>
      <w:r w:rsidRPr="00D60A41">
        <w:rPr>
          <w:color w:val="000000"/>
          <w:sz w:val="24"/>
          <w:szCs w:val="24"/>
        </w:rPr>
        <w:t xml:space="preserve"> for safety and reliability of humans [2].</w:t>
      </w:r>
    </w:p>
    <w:p w14:paraId="2EB4F776" w14:textId="6F86371E" w:rsidR="008C6C92" w:rsidRPr="00D60A41" w:rsidRDefault="008C6C92" w:rsidP="008C6C92">
      <w:pPr>
        <w:pBdr>
          <w:top w:val="nil"/>
          <w:left w:val="nil"/>
          <w:bottom w:val="nil"/>
          <w:right w:val="nil"/>
          <w:between w:val="nil"/>
        </w:pBdr>
        <w:rPr>
          <w:color w:val="000000"/>
          <w:sz w:val="24"/>
          <w:szCs w:val="24"/>
        </w:rPr>
      </w:pPr>
      <w:r w:rsidRPr="00D60A41">
        <w:rPr>
          <w:color w:val="000000"/>
          <w:sz w:val="24"/>
          <w:szCs w:val="24"/>
        </w:rPr>
        <w:t xml:space="preserve">This automotive industry’s stride directly towards promising convenience and improving safety, by implementing the Machine Learning (ML) </w:t>
      </w:r>
      <w:proofErr w:type="spellStart"/>
      <w:r w:rsidRPr="00D60A41">
        <w:rPr>
          <w:color w:val="000000"/>
          <w:sz w:val="24"/>
          <w:szCs w:val="24"/>
        </w:rPr>
        <w:t>algortihms</w:t>
      </w:r>
      <w:proofErr w:type="spellEnd"/>
      <w:r w:rsidRPr="00D60A41">
        <w:rPr>
          <w:color w:val="000000"/>
          <w:sz w:val="24"/>
          <w:szCs w:val="24"/>
        </w:rPr>
        <w:t xml:space="preserve">. [3]. The most innovative design forward present conundrum- a paradoxical </w:t>
      </w:r>
      <w:proofErr w:type="spellStart"/>
      <w:r w:rsidRPr="00D60A41">
        <w:rPr>
          <w:color w:val="000000"/>
          <w:sz w:val="24"/>
          <w:szCs w:val="24"/>
        </w:rPr>
        <w:t>vulnerbality</w:t>
      </w:r>
      <w:proofErr w:type="spellEnd"/>
      <w:r w:rsidRPr="00D60A41">
        <w:rPr>
          <w:color w:val="000000"/>
          <w:sz w:val="24"/>
          <w:szCs w:val="24"/>
        </w:rPr>
        <w:t xml:space="preserve"> to malicious attacks. As these </w:t>
      </w:r>
      <w:proofErr w:type="spellStart"/>
      <w:r w:rsidRPr="00D60A41">
        <w:rPr>
          <w:color w:val="000000"/>
          <w:sz w:val="24"/>
          <w:szCs w:val="24"/>
        </w:rPr>
        <w:t>vcehicles</w:t>
      </w:r>
      <w:proofErr w:type="spellEnd"/>
      <w:r w:rsidRPr="00D60A41">
        <w:rPr>
          <w:color w:val="000000"/>
          <w:sz w:val="24"/>
          <w:szCs w:val="24"/>
        </w:rPr>
        <w:t xml:space="preserve"> becomes more interconnected, relying on the sophisticated algorithms for decision making and functionality, they are becoming susceptible of cyber threats and adversarial manipulations[4].</w:t>
      </w:r>
    </w:p>
    <w:p w14:paraId="72FB4E95" w14:textId="2E02AF6E" w:rsidR="008C6C92" w:rsidRPr="00D60A41" w:rsidRDefault="008C6C92" w:rsidP="008C6C92">
      <w:pPr>
        <w:pBdr>
          <w:top w:val="nil"/>
          <w:left w:val="nil"/>
          <w:bottom w:val="nil"/>
          <w:right w:val="nil"/>
          <w:between w:val="nil"/>
        </w:pBdr>
        <w:rPr>
          <w:color w:val="000000"/>
          <w:sz w:val="24"/>
          <w:szCs w:val="24"/>
        </w:rPr>
      </w:pPr>
      <w:r w:rsidRPr="00D60A41">
        <w:rPr>
          <w:color w:val="000000"/>
          <w:sz w:val="24"/>
          <w:szCs w:val="24"/>
        </w:rPr>
        <w:t xml:space="preserve">Incidents happening recently and further study in this domain have brough to the light of the </w:t>
      </w:r>
      <w:proofErr w:type="spellStart"/>
      <w:r w:rsidRPr="00D60A41">
        <w:rPr>
          <w:color w:val="000000"/>
          <w:sz w:val="24"/>
          <w:szCs w:val="24"/>
        </w:rPr>
        <w:t>vulnerbalities</w:t>
      </w:r>
      <w:proofErr w:type="spellEnd"/>
      <w:r w:rsidRPr="00D60A41">
        <w:rPr>
          <w:color w:val="000000"/>
          <w:sz w:val="24"/>
          <w:szCs w:val="24"/>
        </w:rPr>
        <w:t xml:space="preserve"> we will be having with the AI- powered systems for the automotive [2]. The high- profile attacks on the </w:t>
      </w:r>
      <w:proofErr w:type="spellStart"/>
      <w:r w:rsidRPr="00D60A41">
        <w:rPr>
          <w:color w:val="000000"/>
          <w:sz w:val="24"/>
          <w:szCs w:val="24"/>
        </w:rPr>
        <w:t>vehiclesm</w:t>
      </w:r>
      <w:proofErr w:type="spellEnd"/>
      <w:r w:rsidRPr="00D60A41">
        <w:rPr>
          <w:color w:val="000000"/>
          <w:sz w:val="24"/>
          <w:szCs w:val="24"/>
        </w:rPr>
        <w:t xml:space="preserve"> where adversarial inputs have led to compromised functionality and with the safety. It </w:t>
      </w:r>
      <w:proofErr w:type="spellStart"/>
      <w:r w:rsidRPr="00D60A41">
        <w:rPr>
          <w:color w:val="000000"/>
          <w:sz w:val="24"/>
          <w:szCs w:val="24"/>
        </w:rPr>
        <w:t>servces</w:t>
      </w:r>
      <w:proofErr w:type="spellEnd"/>
      <w:r w:rsidRPr="00D60A41">
        <w:rPr>
          <w:color w:val="000000"/>
          <w:sz w:val="24"/>
          <w:szCs w:val="24"/>
        </w:rPr>
        <w:t xml:space="preserve"> as potent reminders of threat is landscape [1]. The ramifications of </w:t>
      </w:r>
      <w:proofErr w:type="spellStart"/>
      <w:r w:rsidRPr="00D60A41">
        <w:rPr>
          <w:color w:val="000000"/>
          <w:sz w:val="24"/>
          <w:szCs w:val="24"/>
        </w:rPr>
        <w:t>suc</w:t>
      </w:r>
      <w:proofErr w:type="spellEnd"/>
      <w:r w:rsidRPr="00D60A41">
        <w:rPr>
          <w:color w:val="000000"/>
          <w:sz w:val="24"/>
          <w:szCs w:val="24"/>
        </w:rPr>
        <w:t xml:space="preserve"> attacks are not just </w:t>
      </w:r>
      <w:proofErr w:type="spellStart"/>
      <w:r w:rsidRPr="00D60A41">
        <w:rPr>
          <w:color w:val="000000"/>
          <w:sz w:val="24"/>
          <w:szCs w:val="24"/>
        </w:rPr>
        <w:t>theroritical</w:t>
      </w:r>
      <w:proofErr w:type="spellEnd"/>
      <w:r w:rsidRPr="00D60A41">
        <w:rPr>
          <w:color w:val="000000"/>
          <w:sz w:val="24"/>
          <w:szCs w:val="24"/>
        </w:rPr>
        <w:t xml:space="preserve"> but have tangible </w:t>
      </w:r>
      <w:proofErr w:type="spellStart"/>
      <w:r w:rsidRPr="00D60A41">
        <w:rPr>
          <w:color w:val="000000"/>
          <w:sz w:val="24"/>
          <w:szCs w:val="24"/>
        </w:rPr>
        <w:t>concequences</w:t>
      </w:r>
      <w:proofErr w:type="spellEnd"/>
      <w:r w:rsidRPr="00D60A41">
        <w:rPr>
          <w:color w:val="000000"/>
          <w:sz w:val="24"/>
          <w:szCs w:val="24"/>
        </w:rPr>
        <w:t xml:space="preserve"> too and </w:t>
      </w:r>
      <w:proofErr w:type="spellStart"/>
      <w:r w:rsidRPr="00D60A41">
        <w:rPr>
          <w:color w:val="000000"/>
          <w:sz w:val="24"/>
          <w:szCs w:val="24"/>
        </w:rPr>
        <w:t>potentionally</w:t>
      </w:r>
      <w:proofErr w:type="spellEnd"/>
      <w:r w:rsidRPr="00D60A41">
        <w:rPr>
          <w:color w:val="000000"/>
          <w:sz w:val="24"/>
          <w:szCs w:val="24"/>
        </w:rPr>
        <w:t xml:space="preserve"> to humans and to also for the trust worthiness of vehicles [4].</w:t>
      </w:r>
    </w:p>
    <w:p w14:paraId="395D1CDD" w14:textId="442910F1" w:rsidR="008C6C92" w:rsidRPr="00D60A41" w:rsidRDefault="008C6C92" w:rsidP="008C6C92">
      <w:pPr>
        <w:pBdr>
          <w:top w:val="nil"/>
          <w:left w:val="nil"/>
          <w:bottom w:val="nil"/>
          <w:right w:val="nil"/>
          <w:between w:val="nil"/>
        </w:pBdr>
        <w:rPr>
          <w:color w:val="000000"/>
          <w:sz w:val="24"/>
          <w:szCs w:val="24"/>
        </w:rPr>
      </w:pPr>
      <w:r w:rsidRPr="00D60A41">
        <w:rPr>
          <w:color w:val="000000"/>
          <w:sz w:val="24"/>
          <w:szCs w:val="24"/>
        </w:rPr>
        <w:t xml:space="preserve">This report </w:t>
      </w:r>
      <w:proofErr w:type="spellStart"/>
      <w:r w:rsidRPr="00D60A41">
        <w:rPr>
          <w:color w:val="000000"/>
          <w:sz w:val="24"/>
          <w:szCs w:val="24"/>
        </w:rPr>
        <w:t>ains</w:t>
      </w:r>
      <w:proofErr w:type="spellEnd"/>
      <w:r w:rsidRPr="00D60A41">
        <w:rPr>
          <w:color w:val="000000"/>
          <w:sz w:val="24"/>
          <w:szCs w:val="24"/>
        </w:rPr>
        <w:t xml:space="preserve"> to explore the attack and </w:t>
      </w:r>
      <w:proofErr w:type="spellStart"/>
      <w:r w:rsidRPr="00D60A41">
        <w:rPr>
          <w:color w:val="000000"/>
          <w:sz w:val="24"/>
          <w:szCs w:val="24"/>
        </w:rPr>
        <w:t>defence</w:t>
      </w:r>
      <w:proofErr w:type="spellEnd"/>
      <w:r w:rsidRPr="00D60A41">
        <w:rPr>
          <w:color w:val="000000"/>
          <w:sz w:val="24"/>
          <w:szCs w:val="24"/>
        </w:rPr>
        <w:t xml:space="preserve"> in ML and Ai powered </w:t>
      </w:r>
      <w:proofErr w:type="spellStart"/>
      <w:r w:rsidRPr="00D60A41">
        <w:rPr>
          <w:color w:val="000000"/>
          <w:sz w:val="24"/>
          <w:szCs w:val="24"/>
        </w:rPr>
        <w:t>automtovie</w:t>
      </w:r>
      <w:proofErr w:type="spellEnd"/>
      <w:r w:rsidRPr="00D60A41">
        <w:rPr>
          <w:color w:val="000000"/>
          <w:sz w:val="24"/>
          <w:szCs w:val="24"/>
        </w:rPr>
        <w:t xml:space="preserve"> systems. The motivation behind is to understand and address the vulnerabilities while harnessing the potential of these </w:t>
      </w:r>
      <w:proofErr w:type="spellStart"/>
      <w:r w:rsidRPr="00D60A41">
        <w:rPr>
          <w:color w:val="000000"/>
          <w:sz w:val="24"/>
          <w:szCs w:val="24"/>
        </w:rPr>
        <w:t>techonlohgies</w:t>
      </w:r>
      <w:proofErr w:type="spellEnd"/>
      <w:r w:rsidRPr="00D60A41">
        <w:rPr>
          <w:color w:val="000000"/>
          <w:sz w:val="24"/>
          <w:szCs w:val="24"/>
        </w:rPr>
        <w:t xml:space="preserve"> colliding with automotive vehicles. By </w:t>
      </w:r>
      <w:proofErr w:type="spellStart"/>
      <w:r w:rsidRPr="00D60A41">
        <w:rPr>
          <w:color w:val="000000"/>
          <w:sz w:val="24"/>
          <w:szCs w:val="24"/>
        </w:rPr>
        <w:t>devling</w:t>
      </w:r>
      <w:proofErr w:type="spellEnd"/>
      <w:r w:rsidRPr="00D60A41">
        <w:rPr>
          <w:color w:val="000000"/>
          <w:sz w:val="24"/>
          <w:szCs w:val="24"/>
        </w:rPr>
        <w:t xml:space="preserve"> into this balance, we have got many of the complexities surrounding with the references of security and </w:t>
      </w:r>
      <w:proofErr w:type="spellStart"/>
      <w:r w:rsidRPr="00D60A41">
        <w:rPr>
          <w:color w:val="000000"/>
          <w:sz w:val="24"/>
          <w:szCs w:val="24"/>
        </w:rPr>
        <w:t>relialblity</w:t>
      </w:r>
      <w:proofErr w:type="spellEnd"/>
      <w:r w:rsidRPr="00D60A41">
        <w:rPr>
          <w:color w:val="000000"/>
          <w:sz w:val="24"/>
          <w:szCs w:val="24"/>
        </w:rPr>
        <w:t xml:space="preserve"> of </w:t>
      </w:r>
      <w:proofErr w:type="spellStart"/>
      <w:r w:rsidRPr="00D60A41">
        <w:rPr>
          <w:color w:val="000000"/>
          <w:sz w:val="24"/>
          <w:szCs w:val="24"/>
        </w:rPr>
        <w:t>automonous</w:t>
      </w:r>
      <w:proofErr w:type="spellEnd"/>
      <w:r w:rsidRPr="00D60A41">
        <w:rPr>
          <w:color w:val="000000"/>
          <w:sz w:val="24"/>
          <w:szCs w:val="24"/>
        </w:rPr>
        <w:t xml:space="preserve"> vehicles.</w:t>
      </w:r>
    </w:p>
    <w:p w14:paraId="35FE15B5" w14:textId="6F938E4D" w:rsidR="00D60A41" w:rsidRPr="00D60A41" w:rsidRDefault="00D60A41" w:rsidP="00D60A41">
      <w:pPr>
        <w:pBdr>
          <w:top w:val="nil"/>
          <w:left w:val="nil"/>
          <w:bottom w:val="nil"/>
          <w:right w:val="nil"/>
          <w:between w:val="nil"/>
        </w:pBdr>
        <w:rPr>
          <w:color w:val="000000"/>
          <w:sz w:val="24"/>
          <w:szCs w:val="24"/>
        </w:rPr>
      </w:pPr>
      <w:r w:rsidRPr="00D60A41">
        <w:rPr>
          <w:color w:val="000000"/>
          <w:sz w:val="24"/>
          <w:szCs w:val="24"/>
        </w:rPr>
        <w:t xml:space="preserve">So there would be the robust </w:t>
      </w:r>
      <w:proofErr w:type="spellStart"/>
      <w:r w:rsidRPr="00D60A41">
        <w:rPr>
          <w:color w:val="000000"/>
          <w:sz w:val="24"/>
          <w:szCs w:val="24"/>
        </w:rPr>
        <w:t>defence</w:t>
      </w:r>
      <w:proofErr w:type="spellEnd"/>
      <w:r w:rsidRPr="00D60A41">
        <w:rPr>
          <w:color w:val="000000"/>
          <w:sz w:val="24"/>
          <w:szCs w:val="24"/>
        </w:rPr>
        <w:t xml:space="preserve"> mechanisms against the adversarial threats we are having from </w:t>
      </w:r>
      <w:proofErr w:type="spellStart"/>
      <w:r w:rsidRPr="00D60A41">
        <w:rPr>
          <w:color w:val="000000"/>
          <w:sz w:val="24"/>
          <w:szCs w:val="24"/>
        </w:rPr>
        <w:t>collioson</w:t>
      </w:r>
      <w:proofErr w:type="spellEnd"/>
      <w:r w:rsidRPr="00D60A41">
        <w:rPr>
          <w:color w:val="000000"/>
          <w:sz w:val="24"/>
          <w:szCs w:val="24"/>
        </w:rPr>
        <w:t xml:space="preserve"> of automotive </w:t>
      </w:r>
      <w:proofErr w:type="spellStart"/>
      <w:r w:rsidRPr="00D60A41">
        <w:rPr>
          <w:color w:val="000000"/>
          <w:sz w:val="24"/>
          <w:szCs w:val="24"/>
        </w:rPr>
        <w:t>vehcilces</w:t>
      </w:r>
      <w:proofErr w:type="spellEnd"/>
      <w:r w:rsidRPr="00D60A41">
        <w:rPr>
          <w:color w:val="000000"/>
          <w:sz w:val="24"/>
          <w:szCs w:val="24"/>
        </w:rPr>
        <w:t xml:space="preserve"> with Ai and ML. This will be the exact solution for reaching out and </w:t>
      </w:r>
      <w:proofErr w:type="spellStart"/>
      <w:r w:rsidRPr="00D60A41">
        <w:rPr>
          <w:color w:val="000000"/>
          <w:sz w:val="24"/>
          <w:szCs w:val="24"/>
        </w:rPr>
        <w:t>maximisng</w:t>
      </w:r>
      <w:proofErr w:type="spellEnd"/>
      <w:r w:rsidRPr="00D60A41">
        <w:rPr>
          <w:color w:val="000000"/>
          <w:sz w:val="24"/>
          <w:szCs w:val="24"/>
        </w:rPr>
        <w:t xml:space="preserve"> </w:t>
      </w:r>
      <w:proofErr w:type="spellStart"/>
      <w:r w:rsidRPr="00D60A41">
        <w:rPr>
          <w:color w:val="000000"/>
          <w:sz w:val="24"/>
          <w:szCs w:val="24"/>
        </w:rPr>
        <w:t>useage</w:t>
      </w:r>
      <w:proofErr w:type="spellEnd"/>
      <w:r w:rsidRPr="00D60A41">
        <w:rPr>
          <w:color w:val="000000"/>
          <w:sz w:val="24"/>
          <w:szCs w:val="24"/>
        </w:rPr>
        <w:t xml:space="preserve"> of this </w:t>
      </w:r>
      <w:proofErr w:type="spellStart"/>
      <w:r w:rsidRPr="00D60A41">
        <w:rPr>
          <w:color w:val="000000"/>
          <w:sz w:val="24"/>
          <w:szCs w:val="24"/>
        </w:rPr>
        <w:t>techonology</w:t>
      </w:r>
      <w:proofErr w:type="spellEnd"/>
      <w:r w:rsidRPr="00D60A41">
        <w:rPr>
          <w:color w:val="000000"/>
          <w:sz w:val="24"/>
          <w:szCs w:val="24"/>
        </w:rPr>
        <w:t xml:space="preserve"> but for the betterment and also with the safety precautions.</w:t>
      </w:r>
    </w:p>
    <w:p w14:paraId="50DB5B3F" w14:textId="77777777" w:rsidR="00D60A41" w:rsidRPr="00D60A41" w:rsidRDefault="00D60A41" w:rsidP="00D60A41">
      <w:pPr>
        <w:pBdr>
          <w:top w:val="nil"/>
          <w:left w:val="nil"/>
          <w:bottom w:val="nil"/>
          <w:right w:val="nil"/>
          <w:between w:val="nil"/>
        </w:pBdr>
        <w:rPr>
          <w:color w:val="000000"/>
          <w:sz w:val="24"/>
          <w:szCs w:val="24"/>
        </w:rPr>
      </w:pPr>
      <w:r w:rsidRPr="00D60A41">
        <w:rPr>
          <w:color w:val="000000"/>
          <w:sz w:val="24"/>
          <w:szCs w:val="24"/>
        </w:rPr>
        <w:t xml:space="preserve">The </w:t>
      </w:r>
      <w:proofErr w:type="spellStart"/>
      <w:r w:rsidRPr="00D60A41">
        <w:rPr>
          <w:color w:val="000000"/>
          <w:sz w:val="24"/>
          <w:szCs w:val="24"/>
        </w:rPr>
        <w:t>goverenment’s</w:t>
      </w:r>
      <w:proofErr w:type="spellEnd"/>
      <w:r w:rsidRPr="00D60A41">
        <w:rPr>
          <w:color w:val="000000"/>
          <w:sz w:val="24"/>
          <w:szCs w:val="24"/>
        </w:rPr>
        <w:t xml:space="preserve"> interest in regulation and ensuring the </w:t>
      </w:r>
      <w:proofErr w:type="spellStart"/>
      <w:r w:rsidRPr="00D60A41">
        <w:rPr>
          <w:color w:val="000000"/>
          <w:sz w:val="24"/>
          <w:szCs w:val="24"/>
        </w:rPr>
        <w:t>safrty</w:t>
      </w:r>
      <w:proofErr w:type="spellEnd"/>
      <w:r w:rsidRPr="00D60A41">
        <w:rPr>
          <w:color w:val="000000"/>
          <w:sz w:val="24"/>
          <w:szCs w:val="24"/>
        </w:rPr>
        <w:t xml:space="preserve"> of </w:t>
      </w:r>
      <w:proofErr w:type="spellStart"/>
      <w:r w:rsidRPr="00D60A41">
        <w:rPr>
          <w:color w:val="000000"/>
          <w:sz w:val="24"/>
          <w:szCs w:val="24"/>
        </w:rPr>
        <w:t>automonus</w:t>
      </w:r>
      <w:proofErr w:type="spellEnd"/>
      <w:r w:rsidRPr="00D60A41">
        <w:rPr>
          <w:color w:val="000000"/>
          <w:sz w:val="24"/>
          <w:szCs w:val="24"/>
        </w:rPr>
        <w:t xml:space="preserve"> </w:t>
      </w:r>
      <w:proofErr w:type="spellStart"/>
      <w:r w:rsidRPr="00D60A41">
        <w:rPr>
          <w:color w:val="000000"/>
          <w:sz w:val="24"/>
          <w:szCs w:val="24"/>
        </w:rPr>
        <w:t>vehciles</w:t>
      </w:r>
      <w:proofErr w:type="spellEnd"/>
      <w:r w:rsidRPr="00D60A41">
        <w:rPr>
          <w:color w:val="000000"/>
          <w:sz w:val="24"/>
          <w:szCs w:val="24"/>
        </w:rPr>
        <w:t xml:space="preserve"> adds is the importance of this discussion that how major impact this has on humans</w:t>
      </w:r>
      <w:r w:rsidR="008C6C92" w:rsidRPr="00D60A41">
        <w:rPr>
          <w:color w:val="000000"/>
          <w:sz w:val="24"/>
          <w:szCs w:val="24"/>
        </w:rPr>
        <w:t>.</w:t>
      </w:r>
      <w:r w:rsidRPr="00D60A41">
        <w:rPr>
          <w:color w:val="000000"/>
          <w:sz w:val="24"/>
          <w:szCs w:val="24"/>
        </w:rPr>
        <w:t xml:space="preserve"> There must be some policy frameworks and regulatory to make sure following the guidelines and must be informed by understanding of what vulnerabilities these </w:t>
      </w:r>
      <w:proofErr w:type="spellStart"/>
      <w:r w:rsidRPr="00D60A41">
        <w:rPr>
          <w:color w:val="000000"/>
          <w:sz w:val="24"/>
          <w:szCs w:val="24"/>
        </w:rPr>
        <w:t>techonologies</w:t>
      </w:r>
      <w:proofErr w:type="spellEnd"/>
      <w:r w:rsidRPr="00D60A41">
        <w:rPr>
          <w:color w:val="000000"/>
          <w:sz w:val="24"/>
          <w:szCs w:val="24"/>
        </w:rPr>
        <w:t xml:space="preserve"> are bringing in the humans lives and how badly this </w:t>
      </w:r>
      <w:proofErr w:type="spellStart"/>
      <w:r w:rsidRPr="00D60A41">
        <w:rPr>
          <w:color w:val="000000"/>
          <w:sz w:val="24"/>
          <w:szCs w:val="24"/>
        </w:rPr>
        <w:t>gonna</w:t>
      </w:r>
      <w:proofErr w:type="spellEnd"/>
      <w:r w:rsidRPr="00D60A41">
        <w:rPr>
          <w:color w:val="000000"/>
          <w:sz w:val="24"/>
          <w:szCs w:val="24"/>
        </w:rPr>
        <w:t xml:space="preserve"> effect</w:t>
      </w:r>
    </w:p>
    <w:p w14:paraId="34CB1D85" w14:textId="7CE5A0ED" w:rsidR="00D60A41" w:rsidRPr="00D60A41" w:rsidRDefault="00D60A41" w:rsidP="00D60A41">
      <w:pPr>
        <w:pBdr>
          <w:top w:val="nil"/>
          <w:left w:val="nil"/>
          <w:bottom w:val="nil"/>
          <w:right w:val="nil"/>
          <w:between w:val="nil"/>
        </w:pBdr>
        <w:rPr>
          <w:color w:val="000000"/>
          <w:sz w:val="24"/>
          <w:szCs w:val="24"/>
        </w:rPr>
      </w:pPr>
      <w:r w:rsidRPr="00D60A41">
        <w:rPr>
          <w:color w:val="000000"/>
          <w:sz w:val="24"/>
          <w:szCs w:val="24"/>
        </w:rPr>
        <w:t xml:space="preserve">In response to the challenges been facing this research of the report will focus on the depth analysis </w:t>
      </w:r>
      <w:proofErr w:type="spellStart"/>
      <w:r w:rsidRPr="00D60A41">
        <w:rPr>
          <w:color w:val="000000"/>
          <w:sz w:val="24"/>
          <w:szCs w:val="24"/>
        </w:rPr>
        <w:t>fo</w:t>
      </w:r>
      <w:proofErr w:type="spellEnd"/>
      <w:r w:rsidRPr="00D60A41">
        <w:rPr>
          <w:color w:val="000000"/>
          <w:sz w:val="24"/>
          <w:szCs w:val="24"/>
        </w:rPr>
        <w:t xml:space="preserve"> attack vectors, </w:t>
      </w:r>
      <w:proofErr w:type="spellStart"/>
      <w:r w:rsidRPr="00D60A41">
        <w:rPr>
          <w:color w:val="000000"/>
          <w:sz w:val="24"/>
          <w:szCs w:val="24"/>
        </w:rPr>
        <w:t>defencse</w:t>
      </w:r>
      <w:proofErr w:type="spellEnd"/>
      <w:r w:rsidRPr="00D60A41">
        <w:rPr>
          <w:color w:val="000000"/>
          <w:sz w:val="24"/>
          <w:szCs w:val="24"/>
        </w:rPr>
        <w:t xml:space="preserve"> </w:t>
      </w:r>
      <w:proofErr w:type="spellStart"/>
      <w:r w:rsidRPr="00D60A41">
        <w:rPr>
          <w:color w:val="000000"/>
          <w:sz w:val="24"/>
          <w:szCs w:val="24"/>
        </w:rPr>
        <w:t>strategis</w:t>
      </w:r>
      <w:proofErr w:type="spellEnd"/>
      <w:r w:rsidRPr="00D60A41">
        <w:rPr>
          <w:color w:val="000000"/>
          <w:sz w:val="24"/>
          <w:szCs w:val="24"/>
        </w:rPr>
        <w:t xml:space="preserve">, and proposes innovation solutions aiming at </w:t>
      </w:r>
      <w:proofErr w:type="spellStart"/>
      <w:r w:rsidRPr="00D60A41">
        <w:rPr>
          <w:color w:val="000000"/>
          <w:sz w:val="24"/>
          <w:szCs w:val="24"/>
        </w:rPr>
        <w:t>forigying</w:t>
      </w:r>
      <w:proofErr w:type="spellEnd"/>
      <w:r w:rsidRPr="00D60A41">
        <w:rPr>
          <w:color w:val="000000"/>
          <w:sz w:val="24"/>
          <w:szCs w:val="24"/>
        </w:rPr>
        <w:t xml:space="preserve"> the Ai powered automotive systems. Drawing insights from academic research, industry reports and governmental initiatives, this report will aims to </w:t>
      </w:r>
      <w:proofErr w:type="spellStart"/>
      <w:r w:rsidRPr="00D60A41">
        <w:rPr>
          <w:color w:val="000000"/>
          <w:sz w:val="24"/>
          <w:szCs w:val="24"/>
        </w:rPr>
        <w:t>contiribute</w:t>
      </w:r>
      <w:proofErr w:type="spellEnd"/>
      <w:r w:rsidRPr="00D60A41">
        <w:rPr>
          <w:color w:val="000000"/>
          <w:sz w:val="24"/>
          <w:szCs w:val="24"/>
        </w:rPr>
        <w:t xml:space="preserve"> the evolving od securing the future </w:t>
      </w:r>
      <w:proofErr w:type="spellStart"/>
      <w:r w:rsidRPr="00D60A41">
        <w:rPr>
          <w:color w:val="000000"/>
          <w:sz w:val="24"/>
          <w:szCs w:val="24"/>
        </w:rPr>
        <w:t>automous</w:t>
      </w:r>
      <w:proofErr w:type="spellEnd"/>
      <w:r w:rsidRPr="00D60A41">
        <w:rPr>
          <w:color w:val="000000"/>
          <w:sz w:val="24"/>
          <w:szCs w:val="24"/>
        </w:rPr>
        <w:t xml:space="preserve"> vehicles and humans.  </w:t>
      </w:r>
    </w:p>
    <w:p w14:paraId="69FC70DB" w14:textId="2FF9939F" w:rsidR="008C6C92" w:rsidRDefault="008C6C92" w:rsidP="008C6C92">
      <w:pPr>
        <w:pBdr>
          <w:top w:val="nil"/>
          <w:left w:val="nil"/>
          <w:bottom w:val="nil"/>
          <w:right w:val="nil"/>
          <w:between w:val="nil"/>
        </w:pBdr>
        <w:rPr>
          <w:color w:val="000000"/>
          <w:sz w:val="20"/>
          <w:szCs w:val="20"/>
        </w:rPr>
      </w:pPr>
    </w:p>
    <w:p w14:paraId="338A84EF" w14:textId="2CEB354A" w:rsidR="009729B8" w:rsidRDefault="00296A1D" w:rsidP="00812B6A">
      <w:pPr>
        <w:pStyle w:val="Heading2"/>
        <w:numPr>
          <w:ilvl w:val="1"/>
          <w:numId w:val="15"/>
        </w:numPr>
        <w:jc w:val="both"/>
        <w:rPr>
          <w:rFonts w:ascii="Times New Roman" w:eastAsia="Times New Roman" w:hAnsi="Times New Roman" w:cs="Times New Roman"/>
        </w:rPr>
      </w:pPr>
      <w:bookmarkStart w:id="10" w:name="_Toc138250182"/>
      <w:r>
        <w:rPr>
          <w:rFonts w:ascii="Times New Roman" w:eastAsia="Times New Roman" w:hAnsi="Times New Roman" w:cs="Times New Roman"/>
        </w:rPr>
        <w:t>Problem Overview</w:t>
      </w:r>
      <w:bookmarkEnd w:id="10"/>
    </w:p>
    <w:p w14:paraId="641A87CF" w14:textId="726EDA30" w:rsidR="009729B8" w:rsidRDefault="00D60A41" w:rsidP="00D60A41">
      <w:r>
        <w:t xml:space="preserve">The integration of ML and Ai powered systems in autonomous vehicles introduces many of the vulnerabilities that expose them to major adversarial </w:t>
      </w:r>
      <w:proofErr w:type="spellStart"/>
      <w:r>
        <w:t>attakcs</w:t>
      </w:r>
      <w:proofErr w:type="spellEnd"/>
      <w:r>
        <w:t xml:space="preserve">. The attacks can compromise the functionality, safety, reliability and trust in autonomous vehicles for humans. Highlighting this problem would need for </w:t>
      </w:r>
      <w:proofErr w:type="spellStart"/>
      <w:r>
        <w:t>roubust</w:t>
      </w:r>
      <w:proofErr w:type="spellEnd"/>
      <w:r>
        <w:t xml:space="preserve"> </w:t>
      </w:r>
      <w:proofErr w:type="spellStart"/>
      <w:r>
        <w:t>defecne</w:t>
      </w:r>
      <w:proofErr w:type="spellEnd"/>
      <w:r>
        <w:t xml:space="preserve"> mechanisms to </w:t>
      </w:r>
      <w:proofErr w:type="spellStart"/>
      <w:r>
        <w:t>safeguward</w:t>
      </w:r>
      <w:proofErr w:type="spellEnd"/>
      <w:r>
        <w:t xml:space="preserve"> against such threats.</w:t>
      </w:r>
    </w:p>
    <w:p w14:paraId="68D8F8DF" w14:textId="79F7DA7F" w:rsidR="009729B8" w:rsidRDefault="00296A1D" w:rsidP="00812B6A">
      <w:pPr>
        <w:pStyle w:val="Heading2"/>
        <w:numPr>
          <w:ilvl w:val="1"/>
          <w:numId w:val="15"/>
        </w:numPr>
        <w:jc w:val="both"/>
        <w:rPr>
          <w:rFonts w:ascii="Times New Roman" w:eastAsia="Times New Roman" w:hAnsi="Times New Roman" w:cs="Times New Roman"/>
        </w:rPr>
      </w:pPr>
      <w:bookmarkStart w:id="11" w:name="_Toc138250183"/>
      <w:r>
        <w:rPr>
          <w:rFonts w:ascii="Times New Roman" w:eastAsia="Times New Roman" w:hAnsi="Times New Roman" w:cs="Times New Roman"/>
        </w:rPr>
        <w:t>Research Questions</w:t>
      </w:r>
      <w:bookmarkEnd w:id="11"/>
    </w:p>
    <w:p w14:paraId="0A35C2B4" w14:textId="19575CAA" w:rsidR="00D60A41" w:rsidRDefault="00D60A41" w:rsidP="00D60A41">
      <w:pPr>
        <w:numPr>
          <w:ilvl w:val="0"/>
          <w:numId w:val="1"/>
        </w:numPr>
        <w:pBdr>
          <w:top w:val="nil"/>
          <w:left w:val="nil"/>
          <w:bottom w:val="nil"/>
          <w:right w:val="nil"/>
          <w:between w:val="nil"/>
        </w:pBdr>
        <w:spacing w:after="0"/>
      </w:pPr>
      <w:r>
        <w:t xml:space="preserve">What are the primary attacks vectors that target ML models in autonomous </w:t>
      </w:r>
      <w:proofErr w:type="spellStart"/>
      <w:r>
        <w:t>vehciles</w:t>
      </w:r>
      <w:proofErr w:type="spellEnd"/>
      <w:r>
        <w:t>?</w:t>
      </w:r>
    </w:p>
    <w:p w14:paraId="7CA4D223" w14:textId="5A1E7B47" w:rsidR="009129A4" w:rsidRDefault="00D60A41" w:rsidP="009129A4">
      <w:pPr>
        <w:numPr>
          <w:ilvl w:val="0"/>
          <w:numId w:val="1"/>
        </w:numPr>
        <w:pBdr>
          <w:top w:val="nil"/>
          <w:left w:val="nil"/>
          <w:bottom w:val="nil"/>
          <w:right w:val="nil"/>
          <w:between w:val="nil"/>
        </w:pBdr>
        <w:spacing w:after="0"/>
      </w:pPr>
      <w:r>
        <w:t xml:space="preserve">What </w:t>
      </w:r>
      <w:proofErr w:type="spellStart"/>
      <w:r>
        <w:t>defecne</w:t>
      </w:r>
      <w:proofErr w:type="spellEnd"/>
      <w:r>
        <w:t xml:space="preserve"> strategies </w:t>
      </w:r>
      <w:r w:rsidR="009129A4">
        <w:t>must be used for effectively to reduce the adversarial threats in Ai powered automotive system?</w:t>
      </w:r>
    </w:p>
    <w:p w14:paraId="6AEAE36F" w14:textId="377C0246" w:rsidR="00D60A41" w:rsidRPr="00D60A41" w:rsidRDefault="009129A4" w:rsidP="00D60A41">
      <w:pPr>
        <w:numPr>
          <w:ilvl w:val="0"/>
          <w:numId w:val="1"/>
        </w:numPr>
        <w:pBdr>
          <w:top w:val="nil"/>
          <w:left w:val="nil"/>
          <w:bottom w:val="nil"/>
          <w:right w:val="nil"/>
          <w:between w:val="nil"/>
        </w:pBdr>
        <w:spacing w:after="0"/>
      </w:pPr>
      <w:r>
        <w:t>What are the things to be considered before colliding these vehicles with Ai</w:t>
      </w:r>
      <w:r w:rsidR="00296A1D">
        <w:t>?</w:t>
      </w:r>
    </w:p>
    <w:p w14:paraId="6868A1CD" w14:textId="2F8954A9" w:rsidR="009729B8" w:rsidRDefault="00296A1D" w:rsidP="00812B6A">
      <w:pPr>
        <w:pStyle w:val="Heading2"/>
        <w:numPr>
          <w:ilvl w:val="1"/>
          <w:numId w:val="15"/>
        </w:numPr>
        <w:jc w:val="both"/>
      </w:pPr>
      <w:bookmarkStart w:id="12" w:name="_Toc138250184"/>
      <w:r>
        <w:t>Research Objectives</w:t>
      </w:r>
      <w:bookmarkEnd w:id="12"/>
    </w:p>
    <w:p w14:paraId="4281AEC3" w14:textId="738E61F1" w:rsidR="009129A4" w:rsidRDefault="009129A4" w:rsidP="009129A4">
      <w:pPr>
        <w:pStyle w:val="ListParagraph"/>
        <w:numPr>
          <w:ilvl w:val="0"/>
          <w:numId w:val="37"/>
        </w:numPr>
      </w:pPr>
      <w:r>
        <w:t xml:space="preserve">Identify and analyze the attack vectors on ML models used in autonomous </w:t>
      </w:r>
      <w:proofErr w:type="spellStart"/>
      <w:r>
        <w:t>vehciles</w:t>
      </w:r>
      <w:proofErr w:type="spellEnd"/>
      <w:r>
        <w:t>.</w:t>
      </w:r>
    </w:p>
    <w:p w14:paraId="38504879" w14:textId="7903EE24" w:rsidR="009129A4" w:rsidRDefault="009129A4" w:rsidP="009129A4">
      <w:pPr>
        <w:pStyle w:val="ListParagraph"/>
        <w:numPr>
          <w:ilvl w:val="0"/>
          <w:numId w:val="37"/>
        </w:numPr>
      </w:pPr>
      <w:r>
        <w:t xml:space="preserve">Investigate </w:t>
      </w:r>
      <w:proofErr w:type="spellStart"/>
      <w:r>
        <w:t>exisiting</w:t>
      </w:r>
      <w:proofErr w:type="spellEnd"/>
      <w:r>
        <w:t xml:space="preserve"> </w:t>
      </w:r>
      <w:proofErr w:type="spellStart"/>
      <w:r>
        <w:t>defence</w:t>
      </w:r>
      <w:proofErr w:type="spellEnd"/>
      <w:r>
        <w:t xml:space="preserve"> mechanisms and their effectiveness.</w:t>
      </w:r>
    </w:p>
    <w:p w14:paraId="3BE5299E" w14:textId="457D84BD" w:rsidR="009729B8" w:rsidRDefault="009129A4" w:rsidP="009129A4">
      <w:pPr>
        <w:pStyle w:val="ListParagraph"/>
        <w:numPr>
          <w:ilvl w:val="0"/>
          <w:numId w:val="37"/>
        </w:numPr>
      </w:pPr>
      <w:r>
        <w:t>Propose the innovative solutions aimed for better security of vehicles against cyber attacks</w:t>
      </w:r>
    </w:p>
    <w:p w14:paraId="617A5801" w14:textId="7B5A1FE5" w:rsidR="009729B8" w:rsidRDefault="00296A1D" w:rsidP="00812B6A">
      <w:pPr>
        <w:pStyle w:val="Heading2"/>
        <w:numPr>
          <w:ilvl w:val="1"/>
          <w:numId w:val="15"/>
        </w:numPr>
        <w:jc w:val="both"/>
      </w:pPr>
      <w:bookmarkStart w:id="13" w:name="_Toc138250185"/>
      <w:r>
        <w:t>Scope</w:t>
      </w:r>
      <w:bookmarkEnd w:id="13"/>
    </w:p>
    <w:p w14:paraId="651BE34A" w14:textId="055E1449" w:rsidR="009729B8" w:rsidRDefault="009129A4" w:rsidP="00812B6A">
      <w:r>
        <w:rPr>
          <w:rFonts w:ascii="Segoe UI" w:hAnsi="Segoe UI" w:cs="Segoe UI"/>
          <w:color w:val="0F0F0F"/>
        </w:rPr>
        <w:t xml:space="preserve">This research will specifically focus on the interplay between the attack and defense in ML and Ai powered automotive systems. It aims to analyze the vulnerabilities, mainly to adversarial attacks as </w:t>
      </w:r>
      <w:proofErr w:type="spellStart"/>
      <w:r>
        <w:rPr>
          <w:rFonts w:ascii="Segoe UI" w:hAnsi="Segoe UI" w:cs="Segoe UI"/>
          <w:color w:val="0F0F0F"/>
        </w:rPr>
        <w:t>cyber attacks</w:t>
      </w:r>
      <w:proofErr w:type="spellEnd"/>
      <w:r>
        <w:rPr>
          <w:rFonts w:ascii="Segoe UI" w:hAnsi="Segoe UI" w:cs="Segoe UI"/>
          <w:color w:val="0F0F0F"/>
        </w:rPr>
        <w:t>, and proposing the strategies and exact solutions to these threats. The study of this will also focus on policy frameworks and guidelines needs to be considered for this.</w:t>
      </w:r>
    </w:p>
    <w:p w14:paraId="79EB6A0B" w14:textId="77777777" w:rsidR="009729B8" w:rsidRDefault="00296A1D" w:rsidP="00812B6A">
      <w:pPr>
        <w:pStyle w:val="Heading2"/>
        <w:numPr>
          <w:ilvl w:val="1"/>
          <w:numId w:val="15"/>
        </w:numPr>
        <w:jc w:val="both"/>
      </w:pPr>
      <w:bookmarkStart w:id="14" w:name="_Toc138250186"/>
      <w:r>
        <w:t>Methodology</w:t>
      </w:r>
      <w:bookmarkEnd w:id="14"/>
    </w:p>
    <w:p w14:paraId="100600F9" w14:textId="77777777" w:rsidR="00F27424" w:rsidRDefault="00F27424" w:rsidP="00F27424">
      <w:pPr>
        <w:pBdr>
          <w:top w:val="nil"/>
          <w:left w:val="nil"/>
          <w:bottom w:val="nil"/>
          <w:right w:val="nil"/>
          <w:between w:val="nil"/>
        </w:pBdr>
        <w:rPr>
          <w:rFonts w:ascii="Segoe UI" w:hAnsi="Segoe UI" w:cs="Segoe UI"/>
          <w:color w:val="0F0F0F"/>
        </w:rPr>
      </w:pPr>
      <w:r>
        <w:rPr>
          <w:rFonts w:ascii="Segoe UI" w:hAnsi="Segoe UI" w:cs="Segoe UI"/>
          <w:color w:val="0F0F0F"/>
        </w:rPr>
        <w:t>The research methodology encompasses a comprehensive review of academic literature, industry reports, and governmental policies related to AI-powered automotive systems' security vulnerabilities. The analysis involves identifying attack vectors through case studies, evaluating existing defense mechanisms, and proposing innovative solutions through empirical simulations and theoretical models [2, 4]. The study will employ a mixed-method approach, combining qualitative and quantitative analyses to achieve comprehensive insights into the intricacies of attack-defense dynamics in autonomous vehicles</w:t>
      </w:r>
      <w:r>
        <w:rPr>
          <w:rFonts w:ascii="Segoe UI" w:hAnsi="Segoe UI" w:cs="Segoe UI"/>
          <w:color w:val="0F0F0F"/>
        </w:rPr>
        <w:t xml:space="preserve">. </w:t>
      </w:r>
    </w:p>
    <w:p w14:paraId="24C09DA6" w14:textId="068DFBEA" w:rsidR="00F27424" w:rsidRPr="00F27424" w:rsidRDefault="00F27424" w:rsidP="00F27424">
      <w:pPr>
        <w:numPr>
          <w:ilvl w:val="0"/>
          <w:numId w:val="38"/>
        </w:numPr>
        <w:pBdr>
          <w:top w:val="nil"/>
          <w:left w:val="nil"/>
          <w:bottom w:val="nil"/>
          <w:right w:val="nil"/>
          <w:between w:val="nil"/>
        </w:pBdr>
        <w:rPr>
          <w:rFonts w:asciiTheme="majorHAnsi" w:hAnsiTheme="majorHAnsi" w:cstheme="majorHAnsi"/>
          <w:color w:val="0F0F0F"/>
          <w:sz w:val="24"/>
          <w:szCs w:val="24"/>
        </w:rPr>
      </w:pPr>
      <w:r w:rsidRPr="00F27424">
        <w:rPr>
          <w:rFonts w:asciiTheme="majorHAnsi" w:hAnsiTheme="majorHAnsi" w:cstheme="majorHAnsi"/>
          <w:b/>
          <w:bCs/>
          <w:color w:val="0F0F0F"/>
          <w:sz w:val="24"/>
          <w:szCs w:val="24"/>
        </w:rPr>
        <w:t>Adversarial Loss Function (for adversarial training):</w:t>
      </w:r>
    </w:p>
    <w:p w14:paraId="52A9F8F6" w14:textId="38785075" w:rsidR="00F27424" w:rsidRPr="00F27424" w:rsidRDefault="00F27424" w:rsidP="00F27424">
      <w:pPr>
        <w:pStyle w:val="ListParagraph"/>
        <w:numPr>
          <w:ilvl w:val="0"/>
          <w:numId w:val="39"/>
        </w:numPr>
        <w:pBdr>
          <w:top w:val="nil"/>
          <w:left w:val="nil"/>
          <w:bottom w:val="nil"/>
          <w:right w:val="nil"/>
          <w:between w:val="nil"/>
        </w:pBdr>
        <w:rPr>
          <w:rFonts w:asciiTheme="majorHAnsi" w:hAnsiTheme="majorHAnsi" w:cstheme="majorHAnsi"/>
          <w:color w:val="0F0F0F"/>
          <w:sz w:val="24"/>
          <w:szCs w:val="24"/>
        </w:rPr>
      </w:pPr>
      <w:r w:rsidRPr="00F27424">
        <w:rPr>
          <w:rFonts w:asciiTheme="majorHAnsi" w:hAnsiTheme="majorHAnsi" w:cstheme="majorHAnsi"/>
          <w:color w:val="0F0F0F"/>
          <w:sz w:val="24"/>
          <w:szCs w:val="24"/>
        </w:rPr>
        <w:t>A</w:t>
      </w:r>
      <w:r w:rsidRPr="00F27424">
        <w:rPr>
          <w:rFonts w:asciiTheme="majorHAnsi" w:hAnsiTheme="majorHAnsi" w:cstheme="majorHAnsi"/>
          <w:color w:val="0F0F0F"/>
          <w:sz w:val="24"/>
          <w:szCs w:val="24"/>
        </w:rPr>
        <w:t>dversarial training of AI models in the defense strategies against attacks</w:t>
      </w:r>
    </w:p>
    <w:p w14:paraId="77A92669" w14:textId="2BF0B399" w:rsidR="00F27424" w:rsidRPr="00F27424" w:rsidRDefault="00F27424" w:rsidP="00F27424">
      <w:pPr>
        <w:pBdr>
          <w:top w:val="nil"/>
          <w:left w:val="nil"/>
          <w:bottom w:val="nil"/>
          <w:right w:val="nil"/>
          <w:between w:val="nil"/>
        </w:pBdr>
        <w:rPr>
          <w:rFonts w:asciiTheme="majorHAnsi" w:hAnsiTheme="majorHAnsi" w:cstheme="majorHAnsi"/>
          <w:i/>
          <w:iCs/>
          <w:color w:val="0F0F0F"/>
          <w:sz w:val="24"/>
          <w:szCs w:val="24"/>
        </w:rPr>
      </w:pPr>
      <m:oMathPara>
        <m:oMath>
          <m:r>
            <w:rPr>
              <w:rFonts w:ascii="Cambria Math" w:hAnsi="Cambria Math" w:cstheme="majorHAnsi"/>
              <w:color w:val="0F0F0F"/>
              <w:sz w:val="24"/>
              <w:szCs w:val="24"/>
            </w:rPr>
            <m:t>L(θ,x,y)=maxδ∈S</m:t>
          </m:r>
          <m:r>
            <m:rPr>
              <m:scr m:val="script"/>
            </m:rPr>
            <w:rPr>
              <w:rFonts w:ascii="Cambria Math" w:hAnsi="Cambria Math" w:cstheme="majorHAnsi"/>
              <w:color w:val="0F0F0F"/>
              <w:sz w:val="24"/>
              <w:szCs w:val="24"/>
            </w:rPr>
            <m:t>​l(</m:t>
          </m:r>
          <m:r>
            <w:rPr>
              <w:rFonts w:ascii="Cambria Math" w:hAnsi="Cambria Math" w:cstheme="majorHAnsi"/>
              <w:color w:val="0F0F0F"/>
              <w:sz w:val="24"/>
              <w:szCs w:val="24"/>
            </w:rPr>
            <m:t>θ,x+δ,y)</m:t>
          </m:r>
        </m:oMath>
      </m:oMathPara>
    </w:p>
    <w:p w14:paraId="2F338BD9" w14:textId="77777777" w:rsidR="00F27424" w:rsidRPr="00F27424" w:rsidRDefault="00F27424" w:rsidP="00F27424">
      <w:pPr>
        <w:pBdr>
          <w:top w:val="nil"/>
          <w:left w:val="nil"/>
          <w:bottom w:val="nil"/>
          <w:right w:val="nil"/>
          <w:between w:val="nil"/>
        </w:pBdr>
        <w:rPr>
          <w:rFonts w:asciiTheme="majorHAnsi" w:hAnsiTheme="majorHAnsi" w:cstheme="majorHAnsi"/>
          <w:color w:val="0F0F0F"/>
          <w:sz w:val="24"/>
          <w:szCs w:val="24"/>
        </w:rPr>
      </w:pPr>
      <w:r w:rsidRPr="00F27424">
        <w:rPr>
          <w:rFonts w:asciiTheme="majorHAnsi" w:hAnsiTheme="majorHAnsi" w:cstheme="majorHAnsi"/>
          <w:color w:val="0F0F0F"/>
          <w:sz w:val="24"/>
          <w:szCs w:val="24"/>
        </w:rPr>
        <w:t>Where:</w:t>
      </w:r>
    </w:p>
    <w:p w14:paraId="6788C77D" w14:textId="1BAB2E7A" w:rsidR="00F27424" w:rsidRPr="00F27424" w:rsidRDefault="00F27424" w:rsidP="00F27424">
      <w:pPr>
        <w:numPr>
          <w:ilvl w:val="1"/>
          <w:numId w:val="41"/>
        </w:numPr>
        <w:pBdr>
          <w:top w:val="nil"/>
          <w:left w:val="nil"/>
          <w:bottom w:val="nil"/>
          <w:right w:val="nil"/>
          <w:between w:val="nil"/>
        </w:pBdr>
        <w:spacing w:line="192" w:lineRule="auto"/>
        <w:rPr>
          <w:rFonts w:asciiTheme="majorHAnsi" w:hAnsiTheme="majorHAnsi" w:cstheme="majorHAnsi"/>
          <w:i/>
          <w:iCs/>
          <w:color w:val="0F0F0F"/>
          <w:sz w:val="24"/>
          <w:szCs w:val="24"/>
        </w:rPr>
      </w:pPr>
      <w:r w:rsidRPr="00F27424">
        <w:rPr>
          <w:rFonts w:asciiTheme="majorHAnsi" w:hAnsiTheme="majorHAnsi" w:cstheme="majorHAnsi"/>
          <w:i/>
          <w:iCs/>
          <w:color w:val="0F0F0F"/>
          <w:sz w:val="24"/>
          <w:szCs w:val="24"/>
        </w:rPr>
        <w:t>θ represents model parameters.</w:t>
      </w:r>
    </w:p>
    <w:p w14:paraId="055A0771" w14:textId="1122CEA6" w:rsidR="00F27424" w:rsidRPr="00F27424" w:rsidRDefault="00F27424" w:rsidP="00F27424">
      <w:pPr>
        <w:numPr>
          <w:ilvl w:val="1"/>
          <w:numId w:val="41"/>
        </w:numPr>
        <w:pBdr>
          <w:top w:val="nil"/>
          <w:left w:val="nil"/>
          <w:bottom w:val="nil"/>
          <w:right w:val="nil"/>
          <w:between w:val="nil"/>
        </w:pBdr>
        <w:spacing w:line="192" w:lineRule="auto"/>
        <w:rPr>
          <w:rFonts w:asciiTheme="majorHAnsi" w:hAnsiTheme="majorHAnsi" w:cstheme="majorHAnsi"/>
          <w:i/>
          <w:iCs/>
          <w:color w:val="0F0F0F"/>
          <w:sz w:val="24"/>
          <w:szCs w:val="24"/>
        </w:rPr>
      </w:pPr>
      <w:r w:rsidRPr="00F27424">
        <w:rPr>
          <w:rFonts w:asciiTheme="majorHAnsi" w:hAnsiTheme="majorHAnsi" w:cstheme="majorHAnsi"/>
          <w:i/>
          <w:iCs/>
          <w:color w:val="0F0F0F"/>
          <w:sz w:val="24"/>
          <w:szCs w:val="24"/>
        </w:rPr>
        <w:t>x denotes the input.</w:t>
      </w:r>
    </w:p>
    <w:p w14:paraId="69DC2548" w14:textId="7F5E5EFD" w:rsidR="00F27424" w:rsidRPr="00F27424" w:rsidRDefault="00F27424" w:rsidP="00F27424">
      <w:pPr>
        <w:numPr>
          <w:ilvl w:val="1"/>
          <w:numId w:val="41"/>
        </w:numPr>
        <w:pBdr>
          <w:top w:val="nil"/>
          <w:left w:val="nil"/>
          <w:bottom w:val="nil"/>
          <w:right w:val="nil"/>
          <w:between w:val="nil"/>
        </w:pBdr>
        <w:spacing w:line="192" w:lineRule="auto"/>
        <w:rPr>
          <w:rFonts w:asciiTheme="majorHAnsi" w:hAnsiTheme="majorHAnsi" w:cstheme="majorHAnsi"/>
          <w:i/>
          <w:iCs/>
          <w:color w:val="0F0F0F"/>
          <w:sz w:val="24"/>
          <w:szCs w:val="24"/>
        </w:rPr>
      </w:pPr>
      <w:r w:rsidRPr="00F27424">
        <w:rPr>
          <w:rFonts w:asciiTheme="majorHAnsi" w:hAnsiTheme="majorHAnsi" w:cstheme="majorHAnsi"/>
          <w:i/>
          <w:iCs/>
          <w:color w:val="0F0F0F"/>
          <w:sz w:val="24"/>
          <w:szCs w:val="24"/>
        </w:rPr>
        <w:t>y is the true label.</w:t>
      </w:r>
    </w:p>
    <w:p w14:paraId="3D8F33F1" w14:textId="626F01F3" w:rsidR="00F27424" w:rsidRPr="00F27424" w:rsidRDefault="00F27424" w:rsidP="00F27424">
      <w:pPr>
        <w:numPr>
          <w:ilvl w:val="1"/>
          <w:numId w:val="41"/>
        </w:numPr>
        <w:pBdr>
          <w:top w:val="nil"/>
          <w:left w:val="nil"/>
          <w:bottom w:val="nil"/>
          <w:right w:val="nil"/>
          <w:between w:val="nil"/>
        </w:pBdr>
        <w:spacing w:line="192" w:lineRule="auto"/>
        <w:rPr>
          <w:rFonts w:asciiTheme="majorHAnsi" w:hAnsiTheme="majorHAnsi" w:cstheme="majorHAnsi"/>
          <w:i/>
          <w:iCs/>
          <w:color w:val="0F0F0F"/>
          <w:sz w:val="24"/>
          <w:szCs w:val="24"/>
        </w:rPr>
      </w:pPr>
      <w:r w:rsidRPr="00F27424">
        <w:rPr>
          <w:rFonts w:asciiTheme="majorHAnsi" w:hAnsiTheme="majorHAnsi" w:cstheme="majorHAnsi"/>
          <w:i/>
          <w:iCs/>
          <w:color w:val="0F0F0F"/>
          <w:sz w:val="24"/>
          <w:szCs w:val="24"/>
        </w:rPr>
        <w:lastRenderedPageBreak/>
        <w:t>δ stands for the perturbation.</w:t>
      </w:r>
    </w:p>
    <w:p w14:paraId="39C876E6" w14:textId="57AAB2CC" w:rsidR="00F27424" w:rsidRPr="00F27424" w:rsidRDefault="00F27424" w:rsidP="00F27424">
      <w:pPr>
        <w:numPr>
          <w:ilvl w:val="1"/>
          <w:numId w:val="41"/>
        </w:numPr>
        <w:pBdr>
          <w:top w:val="nil"/>
          <w:left w:val="nil"/>
          <w:bottom w:val="nil"/>
          <w:right w:val="nil"/>
          <w:between w:val="nil"/>
        </w:pBdr>
        <w:spacing w:line="192" w:lineRule="auto"/>
        <w:rPr>
          <w:rFonts w:asciiTheme="majorHAnsi" w:hAnsiTheme="majorHAnsi" w:cstheme="majorHAnsi"/>
          <w:i/>
          <w:iCs/>
          <w:color w:val="0F0F0F"/>
          <w:sz w:val="24"/>
          <w:szCs w:val="24"/>
        </w:rPr>
      </w:pPr>
      <w:r w:rsidRPr="00F27424">
        <w:rPr>
          <w:rFonts w:asciiTheme="majorHAnsi" w:hAnsiTheme="majorHAnsi" w:cstheme="majorHAnsi"/>
          <w:i/>
          <w:iCs/>
          <w:color w:val="0F0F0F"/>
          <w:sz w:val="24"/>
          <w:szCs w:val="24"/>
        </w:rPr>
        <w:t>S is the allowable perturbation set.</w:t>
      </w:r>
    </w:p>
    <w:p w14:paraId="40E9723F" w14:textId="6572502E" w:rsidR="00F27424" w:rsidRPr="00F27424" w:rsidRDefault="00F27424" w:rsidP="00F27424">
      <w:pPr>
        <w:numPr>
          <w:ilvl w:val="1"/>
          <w:numId w:val="41"/>
        </w:numPr>
        <w:pBdr>
          <w:top w:val="nil"/>
          <w:left w:val="nil"/>
          <w:bottom w:val="nil"/>
          <w:right w:val="nil"/>
          <w:between w:val="nil"/>
        </w:pBdr>
        <w:spacing w:line="192" w:lineRule="auto"/>
        <w:rPr>
          <w:rFonts w:asciiTheme="majorHAnsi" w:hAnsiTheme="majorHAnsi" w:cstheme="majorHAnsi"/>
          <w:i/>
          <w:iCs/>
          <w:color w:val="0F0F0F"/>
          <w:sz w:val="24"/>
          <w:szCs w:val="24"/>
        </w:rPr>
      </w:pPr>
      <w:r w:rsidRPr="00F27424">
        <w:rPr>
          <w:rFonts w:asciiTheme="majorHAnsi" w:hAnsiTheme="majorHAnsi" w:cstheme="majorHAnsi"/>
          <w:i/>
          <w:iCs/>
          <w:color w:val="0F0F0F"/>
          <w:sz w:val="24"/>
          <w:szCs w:val="24"/>
        </w:rPr>
        <w:t>ℓℓ is the base loss function.</w:t>
      </w:r>
    </w:p>
    <w:p w14:paraId="6C3FAB28" w14:textId="77777777" w:rsidR="00F27424" w:rsidRPr="00F27424" w:rsidRDefault="00F27424" w:rsidP="00F27424">
      <w:pPr>
        <w:pStyle w:val="HTMLAddress"/>
        <w:rPr>
          <w:rFonts w:asciiTheme="majorHAnsi" w:hAnsiTheme="majorHAnsi" w:cstheme="majorHAnsi"/>
          <w:i w:val="0"/>
          <w:iCs w:val="0"/>
          <w:sz w:val="24"/>
          <w:szCs w:val="24"/>
        </w:rPr>
      </w:pPr>
    </w:p>
    <w:p w14:paraId="56D0B566" w14:textId="77777777" w:rsidR="00F27424" w:rsidRPr="00F27424" w:rsidRDefault="00F27424" w:rsidP="00F27424">
      <w:pPr>
        <w:numPr>
          <w:ilvl w:val="0"/>
          <w:numId w:val="38"/>
        </w:numPr>
        <w:pBdr>
          <w:top w:val="nil"/>
          <w:left w:val="nil"/>
          <w:bottom w:val="nil"/>
          <w:right w:val="nil"/>
          <w:between w:val="nil"/>
        </w:pBdr>
        <w:rPr>
          <w:rFonts w:asciiTheme="majorHAnsi" w:hAnsiTheme="majorHAnsi" w:cstheme="majorHAnsi"/>
          <w:color w:val="0F0F0F"/>
          <w:sz w:val="24"/>
          <w:szCs w:val="24"/>
        </w:rPr>
      </w:pPr>
      <w:r w:rsidRPr="00F27424">
        <w:rPr>
          <w:rFonts w:asciiTheme="majorHAnsi" w:hAnsiTheme="majorHAnsi" w:cstheme="majorHAnsi"/>
          <w:b/>
          <w:bCs/>
          <w:color w:val="0F0F0F"/>
          <w:sz w:val="24"/>
          <w:szCs w:val="24"/>
        </w:rPr>
        <w:t>Robust Optimization Objective:</w:t>
      </w:r>
    </w:p>
    <w:p w14:paraId="14DB17F2" w14:textId="03E743A8" w:rsidR="00F27424" w:rsidRPr="00F27424" w:rsidRDefault="00F27424" w:rsidP="00F27424">
      <w:pPr>
        <w:pBdr>
          <w:top w:val="nil"/>
          <w:left w:val="nil"/>
          <w:bottom w:val="nil"/>
          <w:right w:val="nil"/>
          <w:between w:val="nil"/>
        </w:pBdr>
        <w:ind w:left="1080"/>
        <w:rPr>
          <w:rFonts w:asciiTheme="majorHAnsi" w:hAnsiTheme="majorHAnsi" w:cstheme="majorHAnsi"/>
          <w:i/>
          <w:iCs/>
          <w:color w:val="0F0F0F"/>
          <w:sz w:val="24"/>
          <w:szCs w:val="24"/>
        </w:rPr>
      </w:pPr>
      <m:oMathPara>
        <m:oMath>
          <m:r>
            <w:rPr>
              <w:rFonts w:ascii="Cambria Math" w:hAnsi="Cambria Math" w:cstheme="majorHAnsi"/>
              <w:color w:val="0F0F0F"/>
              <w:sz w:val="24"/>
              <w:szCs w:val="24"/>
            </w:rPr>
            <m:t>minθ​E(x,y)∼D​[maxδ∈S</m:t>
          </m:r>
          <m:r>
            <m:rPr>
              <m:scr m:val="script"/>
            </m:rPr>
            <w:rPr>
              <w:rFonts w:ascii="Cambria Math" w:hAnsi="Cambria Math" w:cstheme="majorHAnsi"/>
              <w:color w:val="0F0F0F"/>
              <w:sz w:val="24"/>
              <w:szCs w:val="24"/>
            </w:rPr>
            <m:t>​l(</m:t>
          </m:r>
          <m:r>
            <w:rPr>
              <w:rFonts w:ascii="Cambria Math" w:hAnsi="Cambria Math" w:cstheme="majorHAnsi"/>
              <w:color w:val="0F0F0F"/>
              <w:sz w:val="24"/>
              <w:szCs w:val="24"/>
            </w:rPr>
            <m:t>θ,x+δ,y)]</m:t>
          </m:r>
        </m:oMath>
      </m:oMathPara>
    </w:p>
    <w:p w14:paraId="1753F982" w14:textId="4D5BCCEA" w:rsidR="00F27424" w:rsidRPr="00F27424" w:rsidRDefault="00F27424" w:rsidP="00F27424">
      <w:pPr>
        <w:numPr>
          <w:ilvl w:val="0"/>
          <w:numId w:val="42"/>
        </w:numPr>
        <w:pBdr>
          <w:top w:val="nil"/>
          <w:left w:val="nil"/>
          <w:bottom w:val="nil"/>
          <w:right w:val="nil"/>
          <w:between w:val="nil"/>
        </w:pBdr>
        <w:rPr>
          <w:rFonts w:asciiTheme="majorHAnsi" w:hAnsiTheme="majorHAnsi" w:cstheme="majorHAnsi"/>
          <w:color w:val="0F0F0F"/>
          <w:sz w:val="24"/>
          <w:szCs w:val="24"/>
        </w:rPr>
      </w:pPr>
      <w:r w:rsidRPr="00F27424">
        <w:rPr>
          <w:rFonts w:asciiTheme="majorHAnsi" w:hAnsiTheme="majorHAnsi" w:cstheme="majorHAnsi"/>
          <w:color w:val="0F0F0F"/>
          <w:sz w:val="24"/>
          <w:szCs w:val="24"/>
        </w:rPr>
        <w:t>This equation represents the objective function used in training models for adversarial robustness.</w:t>
      </w:r>
    </w:p>
    <w:p w14:paraId="0842C483" w14:textId="77777777" w:rsidR="00F27424" w:rsidRPr="00F27424" w:rsidRDefault="00F27424" w:rsidP="00F27424">
      <w:pPr>
        <w:pStyle w:val="HTMLAddress"/>
        <w:rPr>
          <w:rFonts w:asciiTheme="majorHAnsi" w:hAnsiTheme="majorHAnsi" w:cstheme="majorHAnsi"/>
          <w:i w:val="0"/>
          <w:iCs w:val="0"/>
          <w:sz w:val="24"/>
          <w:szCs w:val="24"/>
        </w:rPr>
      </w:pPr>
    </w:p>
    <w:p w14:paraId="606EE50E" w14:textId="77777777" w:rsidR="00F27424" w:rsidRPr="00F27424" w:rsidRDefault="00F27424" w:rsidP="00F27424">
      <w:pPr>
        <w:numPr>
          <w:ilvl w:val="0"/>
          <w:numId w:val="38"/>
        </w:numPr>
        <w:pBdr>
          <w:top w:val="nil"/>
          <w:left w:val="nil"/>
          <w:bottom w:val="nil"/>
          <w:right w:val="nil"/>
          <w:between w:val="nil"/>
        </w:pBdr>
        <w:rPr>
          <w:rFonts w:asciiTheme="majorHAnsi" w:hAnsiTheme="majorHAnsi" w:cstheme="majorHAnsi"/>
          <w:color w:val="0F0F0F"/>
          <w:sz w:val="24"/>
          <w:szCs w:val="24"/>
        </w:rPr>
      </w:pPr>
      <w:r w:rsidRPr="00F27424">
        <w:rPr>
          <w:rFonts w:asciiTheme="majorHAnsi" w:hAnsiTheme="majorHAnsi" w:cstheme="majorHAnsi"/>
          <w:b/>
          <w:bCs/>
          <w:color w:val="0F0F0F"/>
          <w:sz w:val="24"/>
          <w:szCs w:val="24"/>
        </w:rPr>
        <w:t>Robustness Metric (for model evaluation):</w:t>
      </w:r>
    </w:p>
    <w:p w14:paraId="70C358BE" w14:textId="0A88AEFE" w:rsidR="00F27424" w:rsidRPr="00F27424" w:rsidRDefault="00F27424" w:rsidP="00F27424">
      <w:pPr>
        <w:pBdr>
          <w:top w:val="nil"/>
          <w:left w:val="nil"/>
          <w:bottom w:val="nil"/>
          <w:right w:val="nil"/>
          <w:between w:val="nil"/>
        </w:pBdr>
        <w:jc w:val="center"/>
        <w:rPr>
          <w:rStyle w:val="mclose"/>
          <w:rFonts w:asciiTheme="majorHAnsi" w:hAnsiTheme="majorHAnsi" w:cstheme="majorHAnsi"/>
          <w:i/>
          <w:iCs/>
          <w:color w:val="0F0F0F"/>
          <w:sz w:val="24"/>
          <w:szCs w:val="24"/>
        </w:rPr>
      </w:pPr>
      <w:r w:rsidRPr="00F27424">
        <w:rPr>
          <w:rStyle w:val="mord"/>
          <w:rFonts w:asciiTheme="majorHAnsi" w:hAnsiTheme="majorHAnsi" w:cstheme="majorHAnsi"/>
          <w:i/>
          <w:iCs/>
          <w:color w:val="0F0F0F"/>
          <w:sz w:val="24"/>
          <w:szCs w:val="24"/>
        </w:rPr>
        <w:t>N1</w:t>
      </w:r>
      <w:r w:rsidRPr="00F27424">
        <w:rPr>
          <w:rStyle w:val="vlist-s"/>
          <w:rFonts w:asciiTheme="majorHAnsi" w:hAnsiTheme="majorHAnsi" w:cstheme="majorHAnsi"/>
          <w:i/>
          <w:iCs/>
          <w:color w:val="0F0F0F"/>
          <w:sz w:val="24"/>
          <w:szCs w:val="24"/>
        </w:rPr>
        <w:t>​</w:t>
      </w:r>
      <w:r w:rsidRPr="00F27424">
        <w:rPr>
          <w:rStyle w:val="mop"/>
          <w:rFonts w:asciiTheme="majorHAnsi" w:hAnsiTheme="majorHAnsi" w:cstheme="majorHAnsi"/>
          <w:i/>
          <w:iCs/>
          <w:color w:val="0F0F0F"/>
          <w:sz w:val="24"/>
          <w:szCs w:val="24"/>
        </w:rPr>
        <w:t>∑</w:t>
      </w:r>
      <w:proofErr w:type="spellStart"/>
      <w:r w:rsidRPr="00F27424">
        <w:rPr>
          <w:rStyle w:val="mord"/>
          <w:rFonts w:asciiTheme="majorHAnsi" w:hAnsiTheme="majorHAnsi" w:cstheme="majorHAnsi"/>
          <w:i/>
          <w:iCs/>
          <w:color w:val="0F0F0F"/>
          <w:sz w:val="24"/>
          <w:szCs w:val="24"/>
        </w:rPr>
        <w:t>i</w:t>
      </w:r>
      <w:proofErr w:type="spellEnd"/>
      <w:r w:rsidRPr="00F27424">
        <w:rPr>
          <w:rStyle w:val="mrel"/>
          <w:rFonts w:asciiTheme="majorHAnsi" w:hAnsiTheme="majorHAnsi" w:cstheme="majorHAnsi"/>
          <w:i/>
          <w:iCs/>
          <w:color w:val="0F0F0F"/>
          <w:sz w:val="24"/>
          <w:szCs w:val="24"/>
        </w:rPr>
        <w:t>=</w:t>
      </w:r>
      <w:r w:rsidRPr="00F27424">
        <w:rPr>
          <w:rStyle w:val="mord"/>
          <w:rFonts w:asciiTheme="majorHAnsi" w:hAnsiTheme="majorHAnsi" w:cstheme="majorHAnsi"/>
          <w:i/>
          <w:iCs/>
          <w:color w:val="0F0F0F"/>
          <w:sz w:val="24"/>
          <w:szCs w:val="24"/>
        </w:rPr>
        <w:t>1N</w:t>
      </w:r>
      <w:r w:rsidRPr="00F27424">
        <w:rPr>
          <w:rStyle w:val="vlist-s"/>
          <w:rFonts w:asciiTheme="majorHAnsi" w:hAnsiTheme="majorHAnsi" w:cstheme="majorHAnsi"/>
          <w:i/>
          <w:iCs/>
          <w:color w:val="0F0F0F"/>
          <w:sz w:val="24"/>
          <w:szCs w:val="24"/>
        </w:rPr>
        <w:t>​</w:t>
      </w:r>
      <w:r w:rsidRPr="00F27424">
        <w:rPr>
          <w:rStyle w:val="mord"/>
          <w:rFonts w:asciiTheme="majorHAnsi" w:hAnsiTheme="majorHAnsi" w:cstheme="majorHAnsi"/>
          <w:i/>
          <w:iCs/>
          <w:color w:val="0F0F0F"/>
          <w:sz w:val="24"/>
          <w:szCs w:val="24"/>
        </w:rPr>
        <w:t>I</w:t>
      </w:r>
      <w:r w:rsidRPr="00F27424">
        <w:rPr>
          <w:rStyle w:val="mopen"/>
          <w:rFonts w:asciiTheme="majorHAnsi" w:hAnsiTheme="majorHAnsi" w:cstheme="majorHAnsi"/>
          <w:i/>
          <w:iCs/>
          <w:color w:val="0F0F0F"/>
          <w:sz w:val="24"/>
          <w:szCs w:val="24"/>
        </w:rPr>
        <w:t>(</w:t>
      </w:r>
      <w:r w:rsidRPr="00F27424">
        <w:rPr>
          <w:rStyle w:val="mord"/>
          <w:rFonts w:asciiTheme="majorHAnsi" w:hAnsiTheme="majorHAnsi" w:cstheme="majorHAnsi"/>
          <w:i/>
          <w:iCs/>
          <w:color w:val="0F0F0F"/>
          <w:sz w:val="24"/>
          <w:szCs w:val="24"/>
        </w:rPr>
        <w:t>f</w:t>
      </w:r>
      <w:r w:rsidRPr="00F27424">
        <w:rPr>
          <w:rStyle w:val="mopen"/>
          <w:rFonts w:asciiTheme="majorHAnsi" w:hAnsiTheme="majorHAnsi" w:cstheme="majorHAnsi"/>
          <w:i/>
          <w:iCs/>
          <w:color w:val="0F0F0F"/>
          <w:sz w:val="24"/>
          <w:szCs w:val="24"/>
        </w:rPr>
        <w:t>(</w:t>
      </w:r>
      <w:r w:rsidRPr="00F27424">
        <w:rPr>
          <w:rStyle w:val="mord"/>
          <w:rFonts w:asciiTheme="majorHAnsi" w:hAnsiTheme="majorHAnsi" w:cstheme="majorHAnsi"/>
          <w:i/>
          <w:iCs/>
          <w:color w:val="0F0F0F"/>
          <w:sz w:val="24"/>
          <w:szCs w:val="24"/>
        </w:rPr>
        <w:t>xi</w:t>
      </w:r>
      <w:r w:rsidRPr="00F27424">
        <w:rPr>
          <w:rStyle w:val="vlist-s"/>
          <w:rFonts w:asciiTheme="majorHAnsi" w:hAnsiTheme="majorHAnsi" w:cstheme="majorHAnsi"/>
          <w:i/>
          <w:iCs/>
          <w:color w:val="0F0F0F"/>
          <w:sz w:val="24"/>
          <w:szCs w:val="24"/>
        </w:rPr>
        <w:t>​</w:t>
      </w:r>
      <w:r w:rsidRPr="00F27424">
        <w:rPr>
          <w:rStyle w:val="mbin"/>
          <w:rFonts w:asciiTheme="majorHAnsi" w:hAnsiTheme="majorHAnsi" w:cstheme="majorHAnsi"/>
          <w:i/>
          <w:iCs/>
          <w:color w:val="0F0F0F"/>
          <w:sz w:val="24"/>
          <w:szCs w:val="24"/>
        </w:rPr>
        <w:t>+</w:t>
      </w:r>
      <w:proofErr w:type="spellStart"/>
      <w:r w:rsidRPr="00F27424">
        <w:rPr>
          <w:rStyle w:val="mord"/>
          <w:rFonts w:asciiTheme="majorHAnsi" w:hAnsiTheme="majorHAnsi" w:cstheme="majorHAnsi"/>
          <w:i/>
          <w:iCs/>
          <w:color w:val="0F0F0F"/>
          <w:sz w:val="24"/>
          <w:szCs w:val="24"/>
        </w:rPr>
        <w:t>δi</w:t>
      </w:r>
      <w:proofErr w:type="spellEnd"/>
      <w:r w:rsidRPr="00F27424">
        <w:rPr>
          <w:rStyle w:val="vlist-s"/>
          <w:rFonts w:asciiTheme="majorHAnsi" w:hAnsiTheme="majorHAnsi" w:cstheme="majorHAnsi"/>
          <w:i/>
          <w:iCs/>
          <w:color w:val="0F0F0F"/>
          <w:sz w:val="24"/>
          <w:szCs w:val="24"/>
        </w:rPr>
        <w:t>​</w:t>
      </w:r>
      <w:r w:rsidRPr="00F27424">
        <w:rPr>
          <w:rStyle w:val="mpunct"/>
          <w:rFonts w:asciiTheme="majorHAnsi" w:hAnsiTheme="majorHAnsi" w:cstheme="majorHAnsi"/>
          <w:i/>
          <w:iCs/>
          <w:color w:val="0F0F0F"/>
          <w:sz w:val="24"/>
          <w:szCs w:val="24"/>
        </w:rPr>
        <w:t>;</w:t>
      </w:r>
      <w:r w:rsidRPr="00F27424">
        <w:rPr>
          <w:rStyle w:val="mord"/>
          <w:rFonts w:asciiTheme="majorHAnsi" w:hAnsiTheme="majorHAnsi" w:cstheme="majorHAnsi"/>
          <w:i/>
          <w:iCs/>
          <w:color w:val="0F0F0F"/>
          <w:sz w:val="24"/>
          <w:szCs w:val="24"/>
        </w:rPr>
        <w:t>θ</w:t>
      </w:r>
      <w:r w:rsidRPr="00F27424">
        <w:rPr>
          <w:rStyle w:val="mclose"/>
          <w:rFonts w:asciiTheme="majorHAnsi" w:hAnsiTheme="majorHAnsi" w:cstheme="majorHAnsi"/>
          <w:i/>
          <w:iCs/>
          <w:color w:val="0F0F0F"/>
          <w:sz w:val="24"/>
          <w:szCs w:val="24"/>
        </w:rPr>
        <w:t>)</w:t>
      </w:r>
      <w:r w:rsidRPr="00F27424">
        <w:rPr>
          <w:rStyle w:val="mrel"/>
          <w:rFonts w:asciiTheme="majorHAnsi" w:hAnsiTheme="majorHAnsi" w:cstheme="majorHAnsi"/>
          <w:i/>
          <w:iCs/>
          <w:color w:val="0F0F0F"/>
          <w:sz w:val="24"/>
          <w:szCs w:val="24"/>
        </w:rPr>
        <w:t>=</w:t>
      </w:r>
      <w:proofErr w:type="spellStart"/>
      <w:r w:rsidRPr="00F27424">
        <w:rPr>
          <w:rStyle w:val="mord"/>
          <w:rFonts w:asciiTheme="majorHAnsi" w:hAnsiTheme="majorHAnsi" w:cstheme="majorHAnsi"/>
          <w:i/>
          <w:iCs/>
          <w:color w:val="0F0F0F"/>
          <w:sz w:val="24"/>
          <w:szCs w:val="24"/>
        </w:rPr>
        <w:t>yi</w:t>
      </w:r>
      <w:proofErr w:type="spellEnd"/>
      <w:r w:rsidRPr="00F27424">
        <w:rPr>
          <w:rStyle w:val="vlist-s"/>
          <w:rFonts w:asciiTheme="majorHAnsi" w:hAnsiTheme="majorHAnsi" w:cstheme="majorHAnsi"/>
          <w:i/>
          <w:iCs/>
          <w:color w:val="0F0F0F"/>
          <w:sz w:val="24"/>
          <w:szCs w:val="24"/>
        </w:rPr>
        <w:t>​</w:t>
      </w:r>
      <w:r w:rsidRPr="00F27424">
        <w:rPr>
          <w:rStyle w:val="mclose"/>
          <w:rFonts w:asciiTheme="majorHAnsi" w:hAnsiTheme="majorHAnsi" w:cstheme="majorHAnsi"/>
          <w:i/>
          <w:iCs/>
          <w:color w:val="0F0F0F"/>
          <w:sz w:val="24"/>
          <w:szCs w:val="24"/>
        </w:rPr>
        <w:t>)</w:t>
      </w:r>
    </w:p>
    <w:p w14:paraId="508C8302" w14:textId="77777777" w:rsidR="00F27424" w:rsidRPr="00F27424" w:rsidRDefault="00F27424" w:rsidP="00F27424">
      <w:pPr>
        <w:pStyle w:val="HTMLAddress"/>
        <w:rPr>
          <w:rFonts w:asciiTheme="majorHAnsi" w:hAnsiTheme="majorHAnsi" w:cstheme="majorHAnsi"/>
          <w:i w:val="0"/>
          <w:iCs w:val="0"/>
          <w:sz w:val="24"/>
          <w:szCs w:val="24"/>
        </w:rPr>
      </w:pPr>
      <w:r w:rsidRPr="00F27424">
        <w:rPr>
          <w:rFonts w:asciiTheme="majorHAnsi" w:hAnsiTheme="majorHAnsi" w:cstheme="majorHAnsi"/>
          <w:i w:val="0"/>
          <w:iCs w:val="0"/>
          <w:sz w:val="24"/>
          <w:szCs w:val="24"/>
        </w:rPr>
        <w:t>Where:</w:t>
      </w:r>
    </w:p>
    <w:p w14:paraId="398AB314" w14:textId="62147C69" w:rsidR="00F27424" w:rsidRPr="00F27424" w:rsidRDefault="00F27424" w:rsidP="00F27424">
      <w:pPr>
        <w:pStyle w:val="HTMLAddress"/>
        <w:numPr>
          <w:ilvl w:val="0"/>
          <w:numId w:val="43"/>
        </w:numPr>
        <w:rPr>
          <w:rFonts w:asciiTheme="majorHAnsi" w:hAnsiTheme="majorHAnsi" w:cstheme="majorHAnsi"/>
          <w:sz w:val="24"/>
          <w:szCs w:val="24"/>
        </w:rPr>
      </w:pPr>
      <w:r w:rsidRPr="00F27424">
        <w:rPr>
          <w:rFonts w:asciiTheme="majorHAnsi" w:hAnsiTheme="majorHAnsi" w:cstheme="majorHAnsi"/>
          <w:sz w:val="24"/>
          <w:szCs w:val="24"/>
        </w:rPr>
        <w:t>N is the total number of samples.</w:t>
      </w:r>
    </w:p>
    <w:p w14:paraId="1904C775" w14:textId="5BE908F6" w:rsidR="00F27424" w:rsidRPr="00F27424" w:rsidRDefault="00F27424" w:rsidP="00F27424">
      <w:pPr>
        <w:pStyle w:val="HTMLAddress"/>
        <w:numPr>
          <w:ilvl w:val="0"/>
          <w:numId w:val="43"/>
        </w:numPr>
        <w:rPr>
          <w:rFonts w:asciiTheme="majorHAnsi" w:hAnsiTheme="majorHAnsi" w:cstheme="majorHAnsi"/>
          <w:sz w:val="24"/>
          <w:szCs w:val="24"/>
        </w:rPr>
      </w:pPr>
      <w:r w:rsidRPr="00F27424">
        <w:rPr>
          <w:rFonts w:asciiTheme="majorHAnsi" w:hAnsiTheme="majorHAnsi" w:cstheme="majorHAnsi"/>
          <w:sz w:val="24"/>
          <w:szCs w:val="24"/>
        </w:rPr>
        <w:t>xi​ is the input sample.</w:t>
      </w:r>
    </w:p>
    <w:p w14:paraId="67648807" w14:textId="0E523635" w:rsidR="00F27424" w:rsidRPr="00F27424" w:rsidRDefault="00F27424" w:rsidP="00F27424">
      <w:pPr>
        <w:pStyle w:val="HTMLAddress"/>
        <w:numPr>
          <w:ilvl w:val="0"/>
          <w:numId w:val="43"/>
        </w:numPr>
        <w:rPr>
          <w:rFonts w:asciiTheme="majorHAnsi" w:hAnsiTheme="majorHAnsi" w:cstheme="majorHAnsi"/>
          <w:sz w:val="24"/>
          <w:szCs w:val="24"/>
        </w:rPr>
      </w:pPr>
      <w:proofErr w:type="spellStart"/>
      <w:r w:rsidRPr="00F27424">
        <w:rPr>
          <w:rFonts w:asciiTheme="majorHAnsi" w:hAnsiTheme="majorHAnsi" w:cstheme="majorHAnsi"/>
          <w:sz w:val="24"/>
          <w:szCs w:val="24"/>
        </w:rPr>
        <w:t>δi</w:t>
      </w:r>
      <w:proofErr w:type="spellEnd"/>
      <w:r w:rsidRPr="00F27424">
        <w:rPr>
          <w:rFonts w:asciiTheme="majorHAnsi" w:hAnsiTheme="majorHAnsi" w:cstheme="majorHAnsi"/>
          <w:sz w:val="24"/>
          <w:szCs w:val="24"/>
        </w:rPr>
        <w:t>​ is the perturbation applied to the input.</w:t>
      </w:r>
    </w:p>
    <w:p w14:paraId="16C35B0C" w14:textId="3E6D5A75" w:rsidR="00F27424" w:rsidRPr="00F27424" w:rsidRDefault="00F27424" w:rsidP="00F27424">
      <w:pPr>
        <w:pStyle w:val="HTMLAddress"/>
        <w:numPr>
          <w:ilvl w:val="0"/>
          <w:numId w:val="43"/>
        </w:numPr>
        <w:rPr>
          <w:rFonts w:asciiTheme="majorHAnsi" w:hAnsiTheme="majorHAnsi" w:cstheme="majorHAnsi"/>
          <w:sz w:val="24"/>
          <w:szCs w:val="24"/>
        </w:rPr>
      </w:pPr>
      <w:proofErr w:type="spellStart"/>
      <w:r w:rsidRPr="00F27424">
        <w:rPr>
          <w:rFonts w:asciiTheme="majorHAnsi" w:hAnsiTheme="majorHAnsi" w:cstheme="majorHAnsi"/>
          <w:sz w:val="24"/>
          <w:szCs w:val="24"/>
        </w:rPr>
        <w:t>yi</w:t>
      </w:r>
      <w:proofErr w:type="spellEnd"/>
      <w:r w:rsidRPr="00F27424">
        <w:rPr>
          <w:rFonts w:asciiTheme="majorHAnsi" w:hAnsiTheme="majorHAnsi" w:cstheme="majorHAnsi"/>
          <w:sz w:val="24"/>
          <w:szCs w:val="24"/>
        </w:rPr>
        <w:t>​ is the true label.</w:t>
      </w:r>
    </w:p>
    <w:p w14:paraId="5F88A16A" w14:textId="04340B22" w:rsidR="00F27424" w:rsidRPr="00F27424" w:rsidRDefault="00F27424" w:rsidP="00F27424">
      <w:pPr>
        <w:pStyle w:val="HTMLAddress"/>
        <w:numPr>
          <w:ilvl w:val="0"/>
          <w:numId w:val="43"/>
        </w:numPr>
        <w:rPr>
          <w:rFonts w:asciiTheme="majorHAnsi" w:hAnsiTheme="majorHAnsi" w:cstheme="majorHAnsi"/>
          <w:sz w:val="24"/>
          <w:szCs w:val="24"/>
        </w:rPr>
      </w:pPr>
      <w:r w:rsidRPr="00F27424">
        <w:rPr>
          <w:rFonts w:asciiTheme="majorHAnsi" w:hAnsiTheme="majorHAnsi" w:cstheme="majorHAnsi"/>
          <w:sz w:val="24"/>
          <w:szCs w:val="24"/>
        </w:rPr>
        <w:t>θ represents the model parameters.</w:t>
      </w:r>
    </w:p>
    <w:p w14:paraId="17A55958" w14:textId="5B9BCC8D" w:rsidR="00F27424" w:rsidRPr="00F27424" w:rsidRDefault="00F27424" w:rsidP="00F27424">
      <w:pPr>
        <w:pStyle w:val="HTMLAddress"/>
        <w:numPr>
          <w:ilvl w:val="0"/>
          <w:numId w:val="43"/>
        </w:numPr>
        <w:rPr>
          <w:rFonts w:asciiTheme="majorHAnsi" w:hAnsiTheme="majorHAnsi" w:cstheme="majorHAnsi"/>
          <w:sz w:val="24"/>
          <w:szCs w:val="24"/>
        </w:rPr>
      </w:pPr>
      <w:r w:rsidRPr="00F27424">
        <w:rPr>
          <w:rFonts w:asciiTheme="majorHAnsi" w:hAnsiTheme="majorHAnsi" w:cstheme="majorHAnsi"/>
          <w:sz w:val="24"/>
          <w:szCs w:val="24"/>
        </w:rPr>
        <w:t>f is the model's prediction function.</w:t>
      </w:r>
    </w:p>
    <w:p w14:paraId="3D6145C8" w14:textId="58A4C359" w:rsidR="00F27424" w:rsidRDefault="00F27424" w:rsidP="00F27424">
      <w:pPr>
        <w:pStyle w:val="HTMLAddress"/>
        <w:numPr>
          <w:ilvl w:val="0"/>
          <w:numId w:val="43"/>
        </w:numPr>
        <w:rPr>
          <w:rFonts w:asciiTheme="majorHAnsi" w:hAnsiTheme="majorHAnsi" w:cstheme="majorHAnsi"/>
          <w:sz w:val="24"/>
          <w:szCs w:val="24"/>
        </w:rPr>
      </w:pPr>
      <w:r w:rsidRPr="00F27424">
        <w:rPr>
          <w:rFonts w:asciiTheme="majorHAnsi" w:hAnsiTheme="majorHAnsi" w:cstheme="majorHAnsi"/>
          <w:sz w:val="24"/>
          <w:szCs w:val="24"/>
        </w:rPr>
        <w:t>I is the indicator function.</w:t>
      </w:r>
    </w:p>
    <w:p w14:paraId="43E72571" w14:textId="77777777" w:rsidR="006521A2" w:rsidRPr="00F27424" w:rsidRDefault="006521A2" w:rsidP="006521A2">
      <w:pPr>
        <w:pStyle w:val="HTMLAddress"/>
        <w:rPr>
          <w:rFonts w:asciiTheme="majorHAnsi" w:hAnsiTheme="majorHAnsi" w:cstheme="majorHAnsi"/>
          <w:sz w:val="24"/>
          <w:szCs w:val="24"/>
        </w:rPr>
      </w:pPr>
    </w:p>
    <w:p w14:paraId="38ADEA64" w14:textId="77777777" w:rsidR="00F27424" w:rsidRPr="00F27424" w:rsidRDefault="00F27424" w:rsidP="00F27424">
      <w:pPr>
        <w:pStyle w:val="HTMLAddress"/>
      </w:pPr>
    </w:p>
    <w:p w14:paraId="6AFD39A9" w14:textId="6DBA360D" w:rsidR="009729B8" w:rsidRDefault="009377E4" w:rsidP="009377E4">
      <w:pPr>
        <w:pStyle w:val="Heading1"/>
        <w:numPr>
          <w:ilvl w:val="0"/>
          <w:numId w:val="15"/>
        </w:numPr>
      </w:pPr>
      <w:r>
        <w:lastRenderedPageBreak/>
        <w:t>analysis and discussion</w:t>
      </w:r>
    </w:p>
    <w:p w14:paraId="4380A59F" w14:textId="77777777" w:rsidR="009377E4" w:rsidRDefault="009377E4" w:rsidP="009377E4">
      <w:r>
        <w:t>Understanding Adversarial Threat Vectors</w:t>
      </w:r>
    </w:p>
    <w:p w14:paraId="395E978F" w14:textId="77777777" w:rsidR="009377E4" w:rsidRDefault="009377E4" w:rsidP="009377E4">
      <w:r>
        <w:t>1.</w:t>
      </w:r>
      <w:r>
        <w:tab/>
        <w:t>Adversarial Threat Landscape:</w:t>
      </w:r>
    </w:p>
    <w:p w14:paraId="7CE917C5" w14:textId="77777777" w:rsidR="009377E4" w:rsidRDefault="009377E4" w:rsidP="009377E4">
      <w:r>
        <w:t>•</w:t>
      </w:r>
      <w:r>
        <w:tab/>
        <w:t xml:space="preserve">Threat Taxonomy: Categorizing adversarial threats based on attack vectors, </w:t>
      </w:r>
      <w:bookmarkStart w:id="15" w:name="_Hlk151603261"/>
      <w:r>
        <w:t>exploring how each type of attack targets specific components of autonomous vehicle ML systems</w:t>
      </w:r>
      <w:bookmarkEnd w:id="15"/>
      <w:r>
        <w:t>.</w:t>
      </w:r>
    </w:p>
    <w:p w14:paraId="1541E412" w14:textId="77777777" w:rsidR="009377E4" w:rsidRDefault="009377E4" w:rsidP="009377E4">
      <w:r>
        <w:t>•</w:t>
      </w:r>
      <w:r>
        <w:tab/>
        <w:t>Attack Methodologies: Detailing the technical intricacies of adversarial attacks, examining the mechanisms behind perturbations in sensor data, poisoning of training datasets, and manipulations in environmental cues like road signs or markings.</w:t>
      </w:r>
    </w:p>
    <w:p w14:paraId="1BD731A0" w14:textId="4B5E0A8F" w:rsidR="009377E4" w:rsidRDefault="009377E4" w:rsidP="009377E4">
      <w:r>
        <w:t>2.</w:t>
      </w:r>
      <w:r>
        <w:tab/>
      </w:r>
      <w:bookmarkStart w:id="16" w:name="_Hlk151603451"/>
      <w:r w:rsidR="00931759">
        <w:t>Complexity</w:t>
      </w:r>
      <w:r>
        <w:t xml:space="preserve"> of Attacks:</w:t>
      </w:r>
    </w:p>
    <w:p w14:paraId="29978B9C" w14:textId="77777777" w:rsidR="009377E4" w:rsidRDefault="009377E4" w:rsidP="009377E4">
      <w:r>
        <w:t>•</w:t>
      </w:r>
      <w:r>
        <w:tab/>
      </w:r>
      <w:bookmarkEnd w:id="16"/>
      <w:r>
        <w:t>Impact Assessment: Evaluating the potential impact of successful adversarial attacks on the decision-making processes of autonomous vehicles, considering scenarios where compromised ML models misinterpret inputs in real-time driving conditions.</w:t>
      </w:r>
    </w:p>
    <w:p w14:paraId="33F0FD46" w14:textId="77777777" w:rsidR="009377E4" w:rsidRDefault="009377E4" w:rsidP="009377E4">
      <w:r>
        <w:t>•</w:t>
      </w:r>
      <w:r>
        <w:tab/>
        <w:t>Unforeseen Threats: Discussing the challenges posed by novel and evolving adversarial tactics, highlighting the necessity for adaptive defense mechanisms to counter unforeseen threats</w:t>
      </w:r>
    </w:p>
    <w:p w14:paraId="195A274D" w14:textId="49B36873" w:rsidR="009377E4" w:rsidRPr="009377E4" w:rsidRDefault="009377E4" w:rsidP="009377E4">
      <w:r>
        <w:t>Understanding Adversarial Threat Vectors</w:t>
      </w:r>
    </w:p>
    <w:p w14:paraId="573EF7C6" w14:textId="16E97E68" w:rsidR="009377E4" w:rsidRDefault="009377E4" w:rsidP="009377E4">
      <w:pPr>
        <w:pStyle w:val="HTMLAddress"/>
        <w:rPr>
          <w:i w:val="0"/>
          <w:iCs w:val="0"/>
        </w:rPr>
      </w:pPr>
      <w:r>
        <w:rPr>
          <w:i w:val="0"/>
          <w:iCs w:val="0"/>
        </w:rPr>
        <w:t>1. Adversarial Threats</w:t>
      </w:r>
    </w:p>
    <w:p w14:paraId="16A31C72" w14:textId="047DB99E" w:rsidR="009377E4" w:rsidRDefault="009377E4" w:rsidP="009377E4">
      <w:pPr>
        <w:pStyle w:val="HTMLAddress"/>
        <w:numPr>
          <w:ilvl w:val="0"/>
          <w:numId w:val="39"/>
        </w:numPr>
        <w:rPr>
          <w:i w:val="0"/>
          <w:iCs w:val="0"/>
        </w:rPr>
      </w:pPr>
      <w:r>
        <w:rPr>
          <w:i w:val="0"/>
          <w:iCs w:val="0"/>
        </w:rPr>
        <w:t xml:space="preserve">Threat </w:t>
      </w:r>
      <w:proofErr w:type="spellStart"/>
      <w:r>
        <w:rPr>
          <w:i w:val="0"/>
          <w:iCs w:val="0"/>
        </w:rPr>
        <w:t>Texonomy</w:t>
      </w:r>
      <w:proofErr w:type="spellEnd"/>
      <w:r>
        <w:rPr>
          <w:i w:val="0"/>
          <w:iCs w:val="0"/>
        </w:rPr>
        <w:t>:</w:t>
      </w:r>
    </w:p>
    <w:p w14:paraId="6646A1B6" w14:textId="3F7E670C" w:rsidR="009377E4" w:rsidRDefault="009377E4" w:rsidP="009377E4">
      <w:pPr>
        <w:pStyle w:val="HTMLAddress"/>
        <w:ind w:left="720"/>
        <w:rPr>
          <w:i w:val="0"/>
          <w:iCs w:val="0"/>
        </w:rPr>
      </w:pPr>
      <w:r>
        <w:rPr>
          <w:i w:val="0"/>
          <w:iCs w:val="0"/>
        </w:rPr>
        <w:t xml:space="preserve">Categorizing the threats specifically the adversarial threats and their attack vectors, </w:t>
      </w:r>
      <w:r w:rsidRPr="009377E4">
        <w:rPr>
          <w:i w:val="0"/>
          <w:iCs w:val="0"/>
        </w:rPr>
        <w:t>exploring how each type of attack targets specific components of autonomous vehicle ML systems</w:t>
      </w:r>
    </w:p>
    <w:p w14:paraId="6F43FF37" w14:textId="702E038A" w:rsidR="009377E4" w:rsidRDefault="009377E4" w:rsidP="009377E4">
      <w:pPr>
        <w:pStyle w:val="HTMLAddress"/>
        <w:numPr>
          <w:ilvl w:val="0"/>
          <w:numId w:val="39"/>
        </w:numPr>
        <w:rPr>
          <w:i w:val="0"/>
          <w:iCs w:val="0"/>
        </w:rPr>
      </w:pPr>
      <w:r>
        <w:rPr>
          <w:i w:val="0"/>
          <w:iCs w:val="0"/>
        </w:rPr>
        <w:t xml:space="preserve">Attack </w:t>
      </w:r>
      <w:proofErr w:type="spellStart"/>
      <w:r>
        <w:rPr>
          <w:i w:val="0"/>
          <w:iCs w:val="0"/>
        </w:rPr>
        <w:t>Metholodogy</w:t>
      </w:r>
      <w:proofErr w:type="spellEnd"/>
    </w:p>
    <w:p w14:paraId="5ED3FFD9" w14:textId="3C0A9DD7" w:rsidR="009377E4" w:rsidRDefault="009377E4" w:rsidP="009377E4">
      <w:pPr>
        <w:pStyle w:val="HTMLAddress"/>
        <w:ind w:left="720"/>
        <w:rPr>
          <w:i w:val="0"/>
          <w:iCs w:val="0"/>
        </w:rPr>
      </w:pPr>
      <w:r>
        <w:rPr>
          <w:i w:val="0"/>
          <w:iCs w:val="0"/>
        </w:rPr>
        <w:t xml:space="preserve">Examining the technical intricacies of the threats, attacks and the </w:t>
      </w:r>
      <w:proofErr w:type="spellStart"/>
      <w:r>
        <w:rPr>
          <w:i w:val="0"/>
          <w:iCs w:val="0"/>
        </w:rPr>
        <w:t>mechanisim</w:t>
      </w:r>
      <w:proofErr w:type="spellEnd"/>
      <w:r>
        <w:rPr>
          <w:i w:val="0"/>
          <w:iCs w:val="0"/>
        </w:rPr>
        <w:t xml:space="preserve"> behind every attack or threat in the sensor data, directing from datasets trained models, and manipulations in the environment from our surrounding things.</w:t>
      </w:r>
    </w:p>
    <w:p w14:paraId="21D64ACD" w14:textId="77777777" w:rsidR="00931759" w:rsidRPr="00931759" w:rsidRDefault="009377E4" w:rsidP="00931759">
      <w:pPr>
        <w:pStyle w:val="HTMLAddress"/>
        <w:rPr>
          <w:i w:val="0"/>
          <w:iCs w:val="0"/>
        </w:rPr>
      </w:pPr>
      <w:r>
        <w:rPr>
          <w:i w:val="0"/>
          <w:iCs w:val="0"/>
        </w:rPr>
        <w:t xml:space="preserve">2. </w:t>
      </w:r>
      <w:r w:rsidR="00931759" w:rsidRPr="00931759">
        <w:rPr>
          <w:i w:val="0"/>
          <w:iCs w:val="0"/>
        </w:rPr>
        <w:t>Complexity of Attacks:</w:t>
      </w:r>
    </w:p>
    <w:p w14:paraId="5CA3846B" w14:textId="177DF85D" w:rsidR="009377E4" w:rsidRPr="00931759" w:rsidRDefault="00931759" w:rsidP="00931759">
      <w:pPr>
        <w:pStyle w:val="HTMLAddress"/>
        <w:numPr>
          <w:ilvl w:val="0"/>
          <w:numId w:val="39"/>
        </w:numPr>
      </w:pPr>
      <w:r>
        <w:rPr>
          <w:i w:val="0"/>
          <w:iCs w:val="0"/>
        </w:rPr>
        <w:t xml:space="preserve">Impact </w:t>
      </w:r>
      <w:proofErr w:type="spellStart"/>
      <w:r>
        <w:rPr>
          <w:i w:val="0"/>
          <w:iCs w:val="0"/>
        </w:rPr>
        <w:t>Assesments</w:t>
      </w:r>
      <w:proofErr w:type="spellEnd"/>
      <w:r>
        <w:rPr>
          <w:i w:val="0"/>
          <w:iCs w:val="0"/>
        </w:rPr>
        <w:t>:</w:t>
      </w:r>
    </w:p>
    <w:p w14:paraId="56ADCCCB" w14:textId="2C340198" w:rsidR="00931759" w:rsidRDefault="00931759" w:rsidP="00931759">
      <w:pPr>
        <w:pStyle w:val="HTMLAddress"/>
        <w:ind w:left="720"/>
        <w:rPr>
          <w:i w:val="0"/>
          <w:iCs w:val="0"/>
        </w:rPr>
      </w:pPr>
      <w:r>
        <w:rPr>
          <w:i w:val="0"/>
          <w:iCs w:val="0"/>
        </w:rPr>
        <w:t>Defining that what are the major impacts of adversarial attacks happened on the decision making processes of autonomous vehicles,</w:t>
      </w:r>
    </w:p>
    <w:p w14:paraId="622DDEE3" w14:textId="77777777" w:rsidR="00931759" w:rsidRPr="009377E4" w:rsidRDefault="00931759" w:rsidP="00931759">
      <w:pPr>
        <w:pStyle w:val="HTMLAddress"/>
        <w:ind w:left="720"/>
      </w:pPr>
    </w:p>
    <w:p w14:paraId="38F84FEA" w14:textId="77777777" w:rsidR="009729B8" w:rsidRDefault="00296A1D">
      <w:pPr>
        <w:pStyle w:val="Heading1"/>
        <w:numPr>
          <w:ilvl w:val="0"/>
          <w:numId w:val="15"/>
        </w:numPr>
      </w:pPr>
      <w:bookmarkStart w:id="17" w:name="_Toc138250189"/>
      <w:r>
        <w:lastRenderedPageBreak/>
        <w:t>Literature review</w:t>
      </w:r>
      <w:bookmarkEnd w:id="17"/>
    </w:p>
    <w:p w14:paraId="291E9B87" w14:textId="77777777" w:rsidR="009729B8" w:rsidRDefault="00296A1D" w:rsidP="00812B6A">
      <w:pPr>
        <w:widowControl w:val="0"/>
        <w:tabs>
          <w:tab w:val="left" w:pos="940"/>
          <w:tab w:val="left" w:pos="1440"/>
        </w:tabs>
        <w:spacing w:after="0"/>
        <w:rPr>
          <w:sz w:val="20"/>
          <w:szCs w:val="20"/>
        </w:rPr>
      </w:pPr>
      <w:r>
        <w:rPr>
          <w:sz w:val="20"/>
          <w:szCs w:val="20"/>
        </w:rPr>
        <w:t xml:space="preserve">There are many kinds of research and approaches that have been made separately for predicting the emotion of humans through writing and audio separately. But in combination, there is nothing like a system that can predict emotion through voice and text collectively or at the same time. </w:t>
      </w:r>
    </w:p>
    <w:p w14:paraId="16414384" w14:textId="77777777" w:rsidR="009729B8" w:rsidRDefault="00296A1D" w:rsidP="00812B6A">
      <w:pPr>
        <w:widowControl w:val="0"/>
        <w:tabs>
          <w:tab w:val="left" w:pos="940"/>
          <w:tab w:val="left" w:pos="1440"/>
        </w:tabs>
        <w:spacing w:after="0"/>
        <w:rPr>
          <w:sz w:val="20"/>
          <w:szCs w:val="20"/>
        </w:rPr>
      </w:pPr>
      <w:r>
        <w:rPr>
          <w:sz w:val="20"/>
          <w:szCs w:val="20"/>
        </w:rPr>
        <w:t>We have read many of the research papers in numbers of 40 to 50 with different technologies. We compare all the concepts and algorithms and finally create a better hybrid system having both functionalities.</w:t>
      </w:r>
    </w:p>
    <w:p w14:paraId="60C7DEA4" w14:textId="5DE02408" w:rsidR="009729B8" w:rsidRPr="00471C31" w:rsidRDefault="00471C31" w:rsidP="00471C31">
      <w:pPr>
        <w:pStyle w:val="Caption"/>
        <w:keepNext/>
        <w:jc w:val="center"/>
      </w:pPr>
      <w:r>
        <w:t xml:space="preserve">Table </w:t>
      </w:r>
      <w:r w:rsidR="008710D2">
        <w:fldChar w:fldCharType="begin"/>
      </w:r>
      <w:r w:rsidR="008710D2">
        <w:instrText xml:space="preserve"> SEQ Table \* ARABIC </w:instrText>
      </w:r>
      <w:r w:rsidR="008710D2">
        <w:fldChar w:fldCharType="separate"/>
      </w:r>
      <w:r>
        <w:rPr>
          <w:noProof/>
        </w:rPr>
        <w:t>3</w:t>
      </w:r>
      <w:r w:rsidR="008710D2">
        <w:rPr>
          <w:noProof/>
        </w:rPr>
        <w:fldChar w:fldCharType="end"/>
      </w:r>
      <w:r>
        <w:t xml:space="preserve"> Research Papers</w:t>
      </w:r>
    </w:p>
    <w:tbl>
      <w:tblPr>
        <w:tblStyle w:val="a1"/>
        <w:tblW w:w="5000" w:type="pct"/>
        <w:tblLook w:val="0400" w:firstRow="0" w:lastRow="0" w:firstColumn="0" w:lastColumn="0" w:noHBand="0" w:noVBand="1"/>
      </w:tblPr>
      <w:tblGrid>
        <w:gridCol w:w="452"/>
        <w:gridCol w:w="1090"/>
        <w:gridCol w:w="979"/>
        <w:gridCol w:w="1062"/>
        <w:gridCol w:w="628"/>
        <w:gridCol w:w="1029"/>
        <w:gridCol w:w="855"/>
        <w:gridCol w:w="895"/>
        <w:gridCol w:w="729"/>
        <w:gridCol w:w="917"/>
      </w:tblGrid>
      <w:tr w:rsidR="009729B8" w14:paraId="19630DF7" w14:textId="77777777" w:rsidTr="00812B6A">
        <w:trPr>
          <w:trHeight w:val="965"/>
        </w:trPr>
        <w:tc>
          <w:tcPr>
            <w:tcW w:w="183" w:type="pct"/>
            <w:tcBorders>
              <w:top w:val="single" w:sz="4" w:space="0" w:color="70AD47"/>
              <w:left w:val="single" w:sz="4" w:space="0" w:color="70AD47"/>
              <w:bottom w:val="single" w:sz="8" w:space="0" w:color="70AD47"/>
              <w:right w:val="single" w:sz="4" w:space="0" w:color="70AD47"/>
            </w:tcBorders>
            <w:shd w:val="clear" w:color="auto" w:fill="C5E0B3"/>
            <w:vAlign w:val="center"/>
          </w:tcPr>
          <w:p w14:paraId="6EB5228D" w14:textId="77777777" w:rsidR="009729B8" w:rsidRDefault="00296A1D">
            <w:pPr>
              <w:widowControl w:val="0"/>
              <w:tabs>
                <w:tab w:val="left" w:pos="940"/>
                <w:tab w:val="left" w:pos="1440"/>
              </w:tabs>
              <w:spacing w:after="0"/>
              <w:jc w:val="left"/>
              <w:rPr>
                <w:b/>
                <w:i/>
                <w:sz w:val="16"/>
                <w:szCs w:val="16"/>
              </w:rPr>
            </w:pPr>
            <w:r>
              <w:rPr>
                <w:b/>
                <w:i/>
                <w:sz w:val="16"/>
                <w:szCs w:val="16"/>
              </w:rPr>
              <w:t>Ref. #</w:t>
            </w:r>
          </w:p>
        </w:tc>
        <w:tc>
          <w:tcPr>
            <w:tcW w:w="1719" w:type="pct"/>
            <w:tcBorders>
              <w:top w:val="single" w:sz="4" w:space="0" w:color="70AD47"/>
              <w:left w:val="nil"/>
              <w:bottom w:val="single" w:sz="8" w:space="0" w:color="70AD47"/>
              <w:right w:val="single" w:sz="4" w:space="0" w:color="70AD47"/>
            </w:tcBorders>
            <w:shd w:val="clear" w:color="auto" w:fill="C5E0B3"/>
            <w:vAlign w:val="center"/>
          </w:tcPr>
          <w:p w14:paraId="35FB676C" w14:textId="77777777" w:rsidR="009729B8" w:rsidRDefault="00296A1D">
            <w:pPr>
              <w:widowControl w:val="0"/>
              <w:tabs>
                <w:tab w:val="left" w:pos="940"/>
                <w:tab w:val="left" w:pos="1440"/>
              </w:tabs>
              <w:spacing w:after="0"/>
              <w:jc w:val="left"/>
              <w:rPr>
                <w:b/>
                <w:i/>
                <w:sz w:val="16"/>
                <w:szCs w:val="16"/>
              </w:rPr>
            </w:pPr>
            <w:r>
              <w:rPr>
                <w:b/>
                <w:i/>
                <w:sz w:val="16"/>
                <w:szCs w:val="16"/>
              </w:rPr>
              <w:t>Problem</w:t>
            </w:r>
          </w:p>
        </w:tc>
        <w:tc>
          <w:tcPr>
            <w:tcW w:w="428" w:type="pct"/>
            <w:tcBorders>
              <w:top w:val="single" w:sz="4" w:space="0" w:color="70AD47"/>
              <w:left w:val="nil"/>
              <w:bottom w:val="single" w:sz="8" w:space="0" w:color="70AD47"/>
              <w:right w:val="single" w:sz="4" w:space="0" w:color="70AD47"/>
            </w:tcBorders>
            <w:shd w:val="clear" w:color="auto" w:fill="C5E0B3"/>
            <w:vAlign w:val="center"/>
          </w:tcPr>
          <w:p w14:paraId="08BB58CE" w14:textId="77777777" w:rsidR="009729B8" w:rsidRDefault="00296A1D">
            <w:pPr>
              <w:widowControl w:val="0"/>
              <w:tabs>
                <w:tab w:val="left" w:pos="940"/>
                <w:tab w:val="left" w:pos="1440"/>
              </w:tabs>
              <w:spacing w:after="0"/>
              <w:jc w:val="left"/>
              <w:rPr>
                <w:b/>
                <w:i/>
                <w:sz w:val="16"/>
                <w:szCs w:val="16"/>
              </w:rPr>
            </w:pPr>
            <w:r>
              <w:rPr>
                <w:b/>
                <w:i/>
                <w:sz w:val="16"/>
                <w:szCs w:val="16"/>
              </w:rPr>
              <w:t>Methodology</w:t>
            </w:r>
          </w:p>
        </w:tc>
        <w:tc>
          <w:tcPr>
            <w:tcW w:w="466" w:type="pct"/>
            <w:tcBorders>
              <w:top w:val="single" w:sz="4" w:space="0" w:color="70AD47"/>
              <w:left w:val="nil"/>
              <w:bottom w:val="single" w:sz="8" w:space="0" w:color="70AD47"/>
              <w:right w:val="single" w:sz="4" w:space="0" w:color="70AD47"/>
            </w:tcBorders>
            <w:shd w:val="clear" w:color="auto" w:fill="C5E0B3"/>
            <w:vAlign w:val="center"/>
          </w:tcPr>
          <w:p w14:paraId="164A7DA7" w14:textId="77777777" w:rsidR="009729B8" w:rsidRDefault="00296A1D">
            <w:pPr>
              <w:widowControl w:val="0"/>
              <w:tabs>
                <w:tab w:val="left" w:pos="940"/>
                <w:tab w:val="left" w:pos="1440"/>
              </w:tabs>
              <w:spacing w:after="0"/>
              <w:jc w:val="left"/>
              <w:rPr>
                <w:b/>
                <w:i/>
                <w:sz w:val="16"/>
                <w:szCs w:val="16"/>
              </w:rPr>
            </w:pPr>
            <w:r>
              <w:rPr>
                <w:b/>
                <w:i/>
                <w:sz w:val="16"/>
                <w:szCs w:val="16"/>
              </w:rPr>
              <w:t>Datasets</w:t>
            </w:r>
          </w:p>
        </w:tc>
        <w:tc>
          <w:tcPr>
            <w:tcW w:w="265" w:type="pct"/>
            <w:tcBorders>
              <w:top w:val="single" w:sz="4" w:space="0" w:color="70AD47"/>
              <w:left w:val="nil"/>
              <w:bottom w:val="single" w:sz="8" w:space="0" w:color="70AD47"/>
              <w:right w:val="single" w:sz="4" w:space="0" w:color="70AD47"/>
            </w:tcBorders>
            <w:shd w:val="clear" w:color="auto" w:fill="C5E0B3"/>
            <w:vAlign w:val="center"/>
          </w:tcPr>
          <w:p w14:paraId="42C32697" w14:textId="77777777" w:rsidR="009729B8" w:rsidRDefault="00296A1D">
            <w:pPr>
              <w:widowControl w:val="0"/>
              <w:tabs>
                <w:tab w:val="left" w:pos="940"/>
                <w:tab w:val="left" w:pos="1440"/>
              </w:tabs>
              <w:spacing w:after="0"/>
              <w:jc w:val="left"/>
              <w:rPr>
                <w:b/>
                <w:i/>
                <w:sz w:val="16"/>
                <w:szCs w:val="16"/>
              </w:rPr>
            </w:pPr>
            <w:r>
              <w:rPr>
                <w:b/>
                <w:i/>
                <w:sz w:val="16"/>
                <w:szCs w:val="16"/>
              </w:rPr>
              <w:t>No. of Classes</w:t>
            </w:r>
          </w:p>
        </w:tc>
        <w:tc>
          <w:tcPr>
            <w:tcW w:w="451" w:type="pct"/>
            <w:tcBorders>
              <w:top w:val="single" w:sz="8" w:space="0" w:color="70AD47"/>
              <w:left w:val="single" w:sz="8" w:space="0" w:color="70AD47"/>
              <w:bottom w:val="single" w:sz="8" w:space="0" w:color="70AD47"/>
              <w:right w:val="single" w:sz="8" w:space="0" w:color="70AD47"/>
            </w:tcBorders>
            <w:shd w:val="clear" w:color="auto" w:fill="C6E0B4"/>
            <w:vAlign w:val="center"/>
          </w:tcPr>
          <w:p w14:paraId="53AC4E2A" w14:textId="77777777" w:rsidR="009729B8" w:rsidRDefault="00296A1D">
            <w:pPr>
              <w:widowControl w:val="0"/>
              <w:tabs>
                <w:tab w:val="left" w:pos="940"/>
                <w:tab w:val="left" w:pos="1440"/>
              </w:tabs>
              <w:spacing w:after="0"/>
              <w:jc w:val="left"/>
              <w:rPr>
                <w:b/>
                <w:i/>
                <w:sz w:val="16"/>
                <w:szCs w:val="16"/>
              </w:rPr>
            </w:pPr>
            <w:r>
              <w:rPr>
                <w:b/>
                <w:i/>
                <w:sz w:val="16"/>
                <w:szCs w:val="16"/>
              </w:rPr>
              <w:t>Pre-Processing</w:t>
            </w:r>
          </w:p>
        </w:tc>
        <w:tc>
          <w:tcPr>
            <w:tcW w:w="389" w:type="pct"/>
            <w:tcBorders>
              <w:top w:val="single" w:sz="4" w:space="0" w:color="70AD47"/>
              <w:left w:val="single" w:sz="4" w:space="0" w:color="70AD47"/>
              <w:bottom w:val="single" w:sz="8" w:space="0" w:color="70AD47"/>
              <w:right w:val="single" w:sz="4" w:space="0" w:color="70AD47"/>
            </w:tcBorders>
            <w:shd w:val="clear" w:color="auto" w:fill="C5E0B3"/>
            <w:vAlign w:val="center"/>
          </w:tcPr>
          <w:p w14:paraId="143F7CE6" w14:textId="77777777" w:rsidR="009729B8" w:rsidRDefault="00296A1D">
            <w:pPr>
              <w:widowControl w:val="0"/>
              <w:tabs>
                <w:tab w:val="left" w:pos="940"/>
                <w:tab w:val="left" w:pos="1440"/>
              </w:tabs>
              <w:spacing w:after="0"/>
              <w:jc w:val="left"/>
              <w:rPr>
                <w:b/>
                <w:i/>
                <w:sz w:val="16"/>
                <w:szCs w:val="16"/>
              </w:rPr>
            </w:pPr>
            <w:r>
              <w:rPr>
                <w:b/>
                <w:i/>
                <w:sz w:val="16"/>
                <w:szCs w:val="16"/>
              </w:rPr>
              <w:t>Model</w:t>
            </w:r>
          </w:p>
        </w:tc>
        <w:tc>
          <w:tcPr>
            <w:tcW w:w="389" w:type="pct"/>
            <w:tcBorders>
              <w:top w:val="single" w:sz="4" w:space="0" w:color="70AD47"/>
              <w:left w:val="nil"/>
              <w:bottom w:val="single" w:sz="8" w:space="0" w:color="70AD47"/>
              <w:right w:val="single" w:sz="4" w:space="0" w:color="70AD47"/>
            </w:tcBorders>
            <w:shd w:val="clear" w:color="auto" w:fill="C5E0B3"/>
            <w:vAlign w:val="center"/>
          </w:tcPr>
          <w:p w14:paraId="62A73CA6" w14:textId="77777777" w:rsidR="009729B8" w:rsidRDefault="00296A1D">
            <w:pPr>
              <w:widowControl w:val="0"/>
              <w:tabs>
                <w:tab w:val="left" w:pos="940"/>
                <w:tab w:val="left" w:pos="1440"/>
              </w:tabs>
              <w:spacing w:after="0"/>
              <w:jc w:val="left"/>
              <w:rPr>
                <w:b/>
                <w:i/>
                <w:sz w:val="16"/>
                <w:szCs w:val="16"/>
              </w:rPr>
            </w:pPr>
            <w:r>
              <w:rPr>
                <w:b/>
                <w:i/>
                <w:sz w:val="16"/>
                <w:szCs w:val="16"/>
              </w:rPr>
              <w:t>Evaluation</w:t>
            </w:r>
          </w:p>
        </w:tc>
        <w:tc>
          <w:tcPr>
            <w:tcW w:w="312" w:type="pct"/>
            <w:tcBorders>
              <w:top w:val="single" w:sz="4" w:space="0" w:color="70AD47"/>
              <w:left w:val="nil"/>
              <w:bottom w:val="single" w:sz="8" w:space="0" w:color="70AD47"/>
              <w:right w:val="single" w:sz="4" w:space="0" w:color="70AD47"/>
            </w:tcBorders>
            <w:shd w:val="clear" w:color="auto" w:fill="C5E0B3"/>
            <w:vAlign w:val="center"/>
          </w:tcPr>
          <w:p w14:paraId="44CE95E1" w14:textId="77777777" w:rsidR="009729B8" w:rsidRDefault="00296A1D">
            <w:pPr>
              <w:widowControl w:val="0"/>
              <w:tabs>
                <w:tab w:val="left" w:pos="940"/>
                <w:tab w:val="left" w:pos="1440"/>
              </w:tabs>
              <w:spacing w:after="0"/>
              <w:jc w:val="left"/>
              <w:rPr>
                <w:b/>
                <w:i/>
                <w:sz w:val="16"/>
                <w:szCs w:val="16"/>
              </w:rPr>
            </w:pPr>
            <w:r>
              <w:rPr>
                <w:b/>
                <w:i/>
                <w:sz w:val="16"/>
                <w:szCs w:val="16"/>
              </w:rPr>
              <w:t>Results</w:t>
            </w:r>
          </w:p>
        </w:tc>
        <w:tc>
          <w:tcPr>
            <w:tcW w:w="399" w:type="pct"/>
            <w:tcBorders>
              <w:top w:val="single" w:sz="4" w:space="0" w:color="70AD47"/>
              <w:left w:val="nil"/>
              <w:bottom w:val="single" w:sz="8" w:space="0" w:color="70AD47"/>
              <w:right w:val="single" w:sz="4" w:space="0" w:color="70AD47"/>
            </w:tcBorders>
            <w:shd w:val="clear" w:color="auto" w:fill="C5E0B3"/>
            <w:vAlign w:val="center"/>
          </w:tcPr>
          <w:p w14:paraId="4458AFF4" w14:textId="77777777" w:rsidR="009729B8" w:rsidRDefault="00296A1D">
            <w:pPr>
              <w:widowControl w:val="0"/>
              <w:tabs>
                <w:tab w:val="left" w:pos="940"/>
                <w:tab w:val="left" w:pos="1440"/>
              </w:tabs>
              <w:spacing w:after="0"/>
              <w:jc w:val="left"/>
              <w:rPr>
                <w:b/>
                <w:i/>
                <w:sz w:val="16"/>
                <w:szCs w:val="16"/>
              </w:rPr>
            </w:pPr>
            <w:r>
              <w:rPr>
                <w:b/>
                <w:i/>
                <w:sz w:val="16"/>
                <w:szCs w:val="16"/>
              </w:rPr>
              <w:t>Strength and Weaknesses</w:t>
            </w:r>
          </w:p>
        </w:tc>
      </w:tr>
      <w:tr w:rsidR="009729B8" w14:paraId="51F732D1" w14:textId="77777777" w:rsidTr="00812B6A">
        <w:trPr>
          <w:trHeight w:val="965"/>
        </w:trPr>
        <w:tc>
          <w:tcPr>
            <w:tcW w:w="183" w:type="pct"/>
            <w:tcBorders>
              <w:top w:val="single" w:sz="4" w:space="0" w:color="3F3F3F"/>
              <w:left w:val="single" w:sz="4" w:space="0" w:color="3F3F3F"/>
              <w:bottom w:val="single" w:sz="4" w:space="0" w:color="3F3F3F"/>
              <w:right w:val="single" w:sz="4" w:space="0" w:color="3F3F3F"/>
            </w:tcBorders>
            <w:shd w:val="clear" w:color="auto" w:fill="F2F2F2"/>
            <w:vAlign w:val="center"/>
          </w:tcPr>
          <w:p w14:paraId="081B8CE8" w14:textId="77777777" w:rsidR="009729B8" w:rsidRDefault="00296A1D">
            <w:pPr>
              <w:widowControl w:val="0"/>
              <w:tabs>
                <w:tab w:val="left" w:pos="940"/>
                <w:tab w:val="left" w:pos="1440"/>
              </w:tabs>
              <w:spacing w:after="0"/>
              <w:jc w:val="left"/>
              <w:rPr>
                <w:b/>
                <w:i/>
                <w:sz w:val="16"/>
                <w:szCs w:val="16"/>
              </w:rPr>
            </w:pPr>
            <w:r>
              <w:rPr>
                <w:b/>
                <w:i/>
                <w:sz w:val="16"/>
                <w:szCs w:val="16"/>
              </w:rPr>
              <w:t>1</w:t>
            </w:r>
          </w:p>
        </w:tc>
        <w:tc>
          <w:tcPr>
            <w:tcW w:w="1719" w:type="pct"/>
            <w:tcBorders>
              <w:top w:val="nil"/>
              <w:left w:val="single" w:sz="4" w:space="0" w:color="70AD47"/>
              <w:bottom w:val="nil"/>
              <w:right w:val="single" w:sz="4" w:space="0" w:color="70AD47"/>
            </w:tcBorders>
            <w:shd w:val="clear" w:color="auto" w:fill="E2EFD9"/>
            <w:vAlign w:val="center"/>
          </w:tcPr>
          <w:p w14:paraId="23F96165" w14:textId="77777777" w:rsidR="009729B8" w:rsidRDefault="00296A1D">
            <w:pPr>
              <w:widowControl w:val="0"/>
              <w:tabs>
                <w:tab w:val="left" w:pos="940"/>
                <w:tab w:val="left" w:pos="1440"/>
              </w:tabs>
              <w:spacing w:after="0"/>
              <w:jc w:val="left"/>
              <w:rPr>
                <w:i/>
                <w:sz w:val="16"/>
                <w:szCs w:val="16"/>
              </w:rPr>
            </w:pPr>
            <w:r>
              <w:rPr>
                <w:i/>
                <w:sz w:val="16"/>
                <w:szCs w:val="16"/>
              </w:rPr>
              <w:t>Emotion detection from text and speech</w:t>
            </w:r>
          </w:p>
        </w:tc>
        <w:tc>
          <w:tcPr>
            <w:tcW w:w="428" w:type="pct"/>
            <w:tcBorders>
              <w:top w:val="nil"/>
              <w:left w:val="nil"/>
              <w:bottom w:val="nil"/>
              <w:right w:val="single" w:sz="4" w:space="0" w:color="70AD47"/>
            </w:tcBorders>
            <w:shd w:val="clear" w:color="auto" w:fill="E2EFD9"/>
            <w:vAlign w:val="center"/>
          </w:tcPr>
          <w:p w14:paraId="311A339D" w14:textId="77777777" w:rsidR="009729B8" w:rsidRDefault="00296A1D">
            <w:pPr>
              <w:widowControl w:val="0"/>
              <w:tabs>
                <w:tab w:val="left" w:pos="940"/>
                <w:tab w:val="left" w:pos="1440"/>
              </w:tabs>
              <w:spacing w:after="0"/>
              <w:jc w:val="left"/>
              <w:rPr>
                <w:i/>
                <w:sz w:val="16"/>
                <w:szCs w:val="16"/>
              </w:rPr>
            </w:pPr>
            <w:r>
              <w:rPr>
                <w:i/>
                <w:sz w:val="16"/>
                <w:szCs w:val="16"/>
              </w:rPr>
              <w:t>GMMs, SVM, HMM, Neural Network</w:t>
            </w:r>
          </w:p>
        </w:tc>
        <w:tc>
          <w:tcPr>
            <w:tcW w:w="466" w:type="pct"/>
            <w:tcBorders>
              <w:top w:val="nil"/>
              <w:left w:val="nil"/>
              <w:bottom w:val="nil"/>
              <w:right w:val="single" w:sz="4" w:space="0" w:color="70AD47"/>
            </w:tcBorders>
            <w:shd w:val="clear" w:color="auto" w:fill="E2EFD9"/>
            <w:vAlign w:val="center"/>
          </w:tcPr>
          <w:p w14:paraId="553AD24B" w14:textId="77777777" w:rsidR="009729B8" w:rsidRDefault="00296A1D">
            <w:pPr>
              <w:widowControl w:val="0"/>
              <w:tabs>
                <w:tab w:val="left" w:pos="940"/>
                <w:tab w:val="left" w:pos="1440"/>
              </w:tabs>
              <w:spacing w:after="0"/>
              <w:jc w:val="left"/>
              <w:rPr>
                <w:i/>
                <w:sz w:val="16"/>
                <w:szCs w:val="16"/>
              </w:rPr>
            </w:pPr>
            <w:proofErr w:type="spellStart"/>
            <w:r>
              <w:rPr>
                <w:i/>
                <w:sz w:val="16"/>
                <w:szCs w:val="16"/>
              </w:rPr>
              <w:t>EmoBank</w:t>
            </w:r>
            <w:proofErr w:type="spellEnd"/>
            <w:r>
              <w:rPr>
                <w:i/>
                <w:sz w:val="16"/>
                <w:szCs w:val="16"/>
              </w:rPr>
              <w:t xml:space="preserve">, ISEAR, </w:t>
            </w:r>
            <w:proofErr w:type="spellStart"/>
            <w:r>
              <w:rPr>
                <w:i/>
                <w:sz w:val="16"/>
                <w:szCs w:val="16"/>
              </w:rPr>
              <w:t>EmoLex</w:t>
            </w:r>
            <w:proofErr w:type="spellEnd"/>
          </w:p>
        </w:tc>
        <w:tc>
          <w:tcPr>
            <w:tcW w:w="265" w:type="pct"/>
            <w:tcBorders>
              <w:top w:val="nil"/>
              <w:left w:val="nil"/>
              <w:bottom w:val="nil"/>
              <w:right w:val="single" w:sz="4" w:space="0" w:color="70AD47"/>
            </w:tcBorders>
            <w:shd w:val="clear" w:color="auto" w:fill="E2EFD9"/>
            <w:vAlign w:val="center"/>
          </w:tcPr>
          <w:p w14:paraId="4CA2734B" w14:textId="77777777" w:rsidR="009729B8" w:rsidRDefault="00296A1D">
            <w:pPr>
              <w:widowControl w:val="0"/>
              <w:tabs>
                <w:tab w:val="left" w:pos="940"/>
                <w:tab w:val="left" w:pos="1440"/>
              </w:tabs>
              <w:spacing w:after="0"/>
              <w:jc w:val="left"/>
              <w:rPr>
                <w:i/>
                <w:sz w:val="16"/>
                <w:szCs w:val="16"/>
              </w:rPr>
            </w:pPr>
            <w:r>
              <w:rPr>
                <w:i/>
                <w:sz w:val="16"/>
                <w:szCs w:val="16"/>
              </w:rPr>
              <w:t>2</w:t>
            </w:r>
          </w:p>
        </w:tc>
        <w:tc>
          <w:tcPr>
            <w:tcW w:w="451" w:type="pct"/>
            <w:tcBorders>
              <w:top w:val="nil"/>
              <w:left w:val="single" w:sz="8" w:space="0" w:color="70AD47"/>
              <w:bottom w:val="nil"/>
              <w:right w:val="single" w:sz="8" w:space="0" w:color="70AD47"/>
            </w:tcBorders>
            <w:shd w:val="clear" w:color="auto" w:fill="E2EFD9"/>
            <w:vAlign w:val="center"/>
          </w:tcPr>
          <w:p w14:paraId="0F2DDB3E" w14:textId="77777777" w:rsidR="009729B8" w:rsidRDefault="00296A1D">
            <w:pPr>
              <w:widowControl w:val="0"/>
              <w:tabs>
                <w:tab w:val="left" w:pos="940"/>
                <w:tab w:val="left" w:pos="1440"/>
              </w:tabs>
              <w:spacing w:after="0"/>
              <w:jc w:val="left"/>
              <w:rPr>
                <w:i/>
                <w:sz w:val="16"/>
                <w:szCs w:val="16"/>
              </w:rPr>
            </w:pPr>
            <w:r>
              <w:rPr>
                <w:i/>
                <w:sz w:val="16"/>
                <w:szCs w:val="16"/>
              </w:rPr>
              <w:t>ML, Naïve Bayes, BWS Techniques</w:t>
            </w:r>
          </w:p>
        </w:tc>
        <w:tc>
          <w:tcPr>
            <w:tcW w:w="389" w:type="pct"/>
            <w:tcBorders>
              <w:top w:val="nil"/>
              <w:left w:val="single" w:sz="4" w:space="0" w:color="70AD47"/>
              <w:bottom w:val="single" w:sz="4" w:space="0" w:color="000000"/>
              <w:right w:val="single" w:sz="4" w:space="0" w:color="70AD47"/>
            </w:tcBorders>
            <w:shd w:val="clear" w:color="auto" w:fill="E2EFD9"/>
            <w:vAlign w:val="center"/>
          </w:tcPr>
          <w:p w14:paraId="6D408893" w14:textId="77777777" w:rsidR="009729B8" w:rsidRDefault="00296A1D">
            <w:pPr>
              <w:widowControl w:val="0"/>
              <w:tabs>
                <w:tab w:val="left" w:pos="940"/>
                <w:tab w:val="left" w:pos="1440"/>
              </w:tabs>
              <w:spacing w:after="0"/>
              <w:jc w:val="left"/>
              <w:rPr>
                <w:i/>
                <w:sz w:val="16"/>
                <w:szCs w:val="16"/>
              </w:rPr>
            </w:pPr>
            <w:r>
              <w:rPr>
                <w:i/>
                <w:sz w:val="16"/>
                <w:szCs w:val="16"/>
              </w:rPr>
              <w:t>CNN joint learning</w:t>
            </w:r>
          </w:p>
        </w:tc>
        <w:tc>
          <w:tcPr>
            <w:tcW w:w="389" w:type="pct"/>
            <w:tcBorders>
              <w:top w:val="nil"/>
              <w:left w:val="nil"/>
              <w:bottom w:val="nil"/>
              <w:right w:val="single" w:sz="4" w:space="0" w:color="70AD47"/>
            </w:tcBorders>
            <w:shd w:val="clear" w:color="auto" w:fill="E2EFD9"/>
            <w:vAlign w:val="center"/>
          </w:tcPr>
          <w:p w14:paraId="5FC4724D" w14:textId="77777777" w:rsidR="009729B8" w:rsidRDefault="00296A1D">
            <w:pPr>
              <w:widowControl w:val="0"/>
              <w:tabs>
                <w:tab w:val="left" w:pos="940"/>
                <w:tab w:val="left" w:pos="1440"/>
              </w:tabs>
              <w:spacing w:after="0"/>
              <w:jc w:val="left"/>
              <w:rPr>
                <w:i/>
                <w:sz w:val="16"/>
                <w:szCs w:val="16"/>
              </w:rPr>
            </w:pPr>
            <w:r>
              <w:rPr>
                <w:i/>
                <w:sz w:val="16"/>
                <w:szCs w:val="16"/>
              </w:rPr>
              <w:t>Ekman's Model</w:t>
            </w:r>
          </w:p>
        </w:tc>
        <w:tc>
          <w:tcPr>
            <w:tcW w:w="312" w:type="pct"/>
            <w:tcBorders>
              <w:top w:val="nil"/>
              <w:left w:val="nil"/>
              <w:bottom w:val="nil"/>
              <w:right w:val="single" w:sz="4" w:space="0" w:color="70AD47"/>
            </w:tcBorders>
            <w:shd w:val="clear" w:color="auto" w:fill="E2EFD9"/>
            <w:vAlign w:val="center"/>
          </w:tcPr>
          <w:p w14:paraId="0E61DA67" w14:textId="77777777" w:rsidR="009729B8" w:rsidRDefault="00296A1D">
            <w:pPr>
              <w:widowControl w:val="0"/>
              <w:tabs>
                <w:tab w:val="left" w:pos="940"/>
                <w:tab w:val="left" w:pos="1440"/>
              </w:tabs>
              <w:spacing w:after="0"/>
              <w:jc w:val="left"/>
              <w:rPr>
                <w:i/>
                <w:sz w:val="16"/>
                <w:szCs w:val="16"/>
              </w:rPr>
            </w:pPr>
            <w:r>
              <w:rPr>
                <w:i/>
                <w:sz w:val="16"/>
                <w:szCs w:val="16"/>
              </w:rPr>
              <w:t>85% Accuracy</w:t>
            </w:r>
          </w:p>
        </w:tc>
        <w:tc>
          <w:tcPr>
            <w:tcW w:w="399" w:type="pct"/>
            <w:tcBorders>
              <w:top w:val="nil"/>
              <w:left w:val="nil"/>
              <w:bottom w:val="nil"/>
              <w:right w:val="nil"/>
            </w:tcBorders>
            <w:shd w:val="clear" w:color="auto" w:fill="E2EFD9"/>
            <w:vAlign w:val="center"/>
          </w:tcPr>
          <w:p w14:paraId="5B046082" w14:textId="77777777" w:rsidR="009729B8" w:rsidRDefault="00296A1D">
            <w:pPr>
              <w:widowControl w:val="0"/>
              <w:tabs>
                <w:tab w:val="left" w:pos="940"/>
                <w:tab w:val="left" w:pos="1440"/>
              </w:tabs>
              <w:spacing w:after="0"/>
              <w:jc w:val="left"/>
              <w:rPr>
                <w:i/>
                <w:sz w:val="16"/>
                <w:szCs w:val="16"/>
              </w:rPr>
            </w:pPr>
            <w:r>
              <w:rPr>
                <w:i/>
                <w:sz w:val="16"/>
                <w:szCs w:val="16"/>
              </w:rPr>
              <w:t xml:space="preserve">Good </w:t>
            </w:r>
            <w:proofErr w:type="spellStart"/>
            <w:r>
              <w:rPr>
                <w:i/>
                <w:sz w:val="16"/>
                <w:szCs w:val="16"/>
              </w:rPr>
              <w:t>datsets</w:t>
            </w:r>
            <w:proofErr w:type="spellEnd"/>
            <w:r>
              <w:rPr>
                <w:i/>
                <w:sz w:val="16"/>
                <w:szCs w:val="16"/>
              </w:rPr>
              <w:t xml:space="preserve"> be used but not the latest technologies</w:t>
            </w:r>
          </w:p>
        </w:tc>
      </w:tr>
      <w:tr w:rsidR="009729B8" w14:paraId="07AFAA4B"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136562BB" w14:textId="77777777" w:rsidR="009729B8" w:rsidRDefault="00296A1D">
            <w:pPr>
              <w:widowControl w:val="0"/>
              <w:tabs>
                <w:tab w:val="left" w:pos="940"/>
                <w:tab w:val="left" w:pos="1440"/>
              </w:tabs>
              <w:spacing w:after="0"/>
              <w:jc w:val="left"/>
              <w:rPr>
                <w:b/>
                <w:i/>
                <w:sz w:val="16"/>
                <w:szCs w:val="16"/>
              </w:rPr>
            </w:pPr>
            <w:r>
              <w:rPr>
                <w:b/>
                <w:i/>
                <w:sz w:val="16"/>
                <w:szCs w:val="16"/>
              </w:rPr>
              <w:t>2</w:t>
            </w:r>
          </w:p>
        </w:tc>
        <w:tc>
          <w:tcPr>
            <w:tcW w:w="1719" w:type="pct"/>
            <w:tcBorders>
              <w:top w:val="single" w:sz="4" w:space="0" w:color="70AD47"/>
              <w:left w:val="single" w:sz="4" w:space="0" w:color="70AD47"/>
              <w:bottom w:val="single" w:sz="4" w:space="0" w:color="70AD47"/>
              <w:right w:val="single" w:sz="4" w:space="0" w:color="70AD47"/>
            </w:tcBorders>
            <w:shd w:val="clear" w:color="auto" w:fill="auto"/>
            <w:vAlign w:val="center"/>
          </w:tcPr>
          <w:p w14:paraId="33895B81" w14:textId="77777777" w:rsidR="009729B8" w:rsidRDefault="00296A1D">
            <w:pPr>
              <w:widowControl w:val="0"/>
              <w:tabs>
                <w:tab w:val="left" w:pos="940"/>
                <w:tab w:val="left" w:pos="1440"/>
              </w:tabs>
              <w:spacing w:after="0"/>
              <w:jc w:val="left"/>
              <w:rPr>
                <w:i/>
                <w:sz w:val="16"/>
                <w:szCs w:val="16"/>
              </w:rPr>
            </w:pPr>
            <w:r>
              <w:rPr>
                <w:i/>
                <w:sz w:val="16"/>
                <w:szCs w:val="16"/>
              </w:rPr>
              <w:t>Speech Emotion Recognition Using Deep</w:t>
            </w:r>
            <w:r>
              <w:rPr>
                <w:i/>
                <w:sz w:val="16"/>
                <w:szCs w:val="16"/>
              </w:rPr>
              <w:br/>
              <w:t>Learning Techniques</w:t>
            </w:r>
          </w:p>
        </w:tc>
        <w:tc>
          <w:tcPr>
            <w:tcW w:w="428" w:type="pct"/>
            <w:tcBorders>
              <w:top w:val="single" w:sz="4" w:space="0" w:color="70AD47"/>
              <w:left w:val="nil"/>
              <w:bottom w:val="single" w:sz="4" w:space="0" w:color="70AD47"/>
              <w:right w:val="single" w:sz="4" w:space="0" w:color="70AD47"/>
            </w:tcBorders>
            <w:shd w:val="clear" w:color="auto" w:fill="auto"/>
            <w:vAlign w:val="center"/>
          </w:tcPr>
          <w:p w14:paraId="378826DA" w14:textId="77777777" w:rsidR="009729B8" w:rsidRDefault="00296A1D">
            <w:pPr>
              <w:widowControl w:val="0"/>
              <w:tabs>
                <w:tab w:val="left" w:pos="940"/>
                <w:tab w:val="left" w:pos="1440"/>
              </w:tabs>
              <w:spacing w:after="0"/>
              <w:jc w:val="left"/>
              <w:rPr>
                <w:i/>
                <w:sz w:val="16"/>
                <w:szCs w:val="16"/>
              </w:rPr>
            </w:pPr>
            <w:r>
              <w:rPr>
                <w:i/>
                <w:sz w:val="16"/>
                <w:szCs w:val="16"/>
              </w:rPr>
              <w:t>DL and SER</w:t>
            </w:r>
          </w:p>
        </w:tc>
        <w:tc>
          <w:tcPr>
            <w:tcW w:w="466" w:type="pct"/>
            <w:tcBorders>
              <w:top w:val="single" w:sz="4" w:space="0" w:color="70AD47"/>
              <w:left w:val="nil"/>
              <w:bottom w:val="single" w:sz="4" w:space="0" w:color="70AD47"/>
              <w:right w:val="single" w:sz="4" w:space="0" w:color="70AD47"/>
            </w:tcBorders>
            <w:shd w:val="clear" w:color="auto" w:fill="auto"/>
            <w:vAlign w:val="center"/>
          </w:tcPr>
          <w:p w14:paraId="7D473B81" w14:textId="77777777" w:rsidR="009729B8" w:rsidRDefault="00296A1D">
            <w:pPr>
              <w:widowControl w:val="0"/>
              <w:tabs>
                <w:tab w:val="left" w:pos="940"/>
                <w:tab w:val="left" w:pos="1440"/>
              </w:tabs>
              <w:spacing w:after="0"/>
              <w:jc w:val="left"/>
              <w:rPr>
                <w:i/>
                <w:sz w:val="16"/>
                <w:szCs w:val="16"/>
              </w:rPr>
            </w:pPr>
            <w:proofErr w:type="spellStart"/>
            <w:r>
              <w:rPr>
                <w:i/>
                <w:sz w:val="16"/>
                <w:szCs w:val="16"/>
              </w:rPr>
              <w:t>eNTERFAC</w:t>
            </w:r>
            <w:proofErr w:type="spellEnd"/>
            <w:r>
              <w:rPr>
                <w:i/>
                <w:sz w:val="16"/>
                <w:szCs w:val="16"/>
              </w:rPr>
              <w:t>' 05 and EMOD database</w:t>
            </w:r>
          </w:p>
        </w:tc>
        <w:tc>
          <w:tcPr>
            <w:tcW w:w="265" w:type="pct"/>
            <w:tcBorders>
              <w:top w:val="single" w:sz="4" w:space="0" w:color="70AD47"/>
              <w:left w:val="nil"/>
              <w:bottom w:val="single" w:sz="4" w:space="0" w:color="70AD47"/>
              <w:right w:val="single" w:sz="4" w:space="0" w:color="70AD47"/>
            </w:tcBorders>
            <w:shd w:val="clear" w:color="auto" w:fill="auto"/>
            <w:vAlign w:val="center"/>
          </w:tcPr>
          <w:p w14:paraId="30C2BA8D" w14:textId="77777777" w:rsidR="009729B8" w:rsidRDefault="00296A1D">
            <w:pPr>
              <w:widowControl w:val="0"/>
              <w:tabs>
                <w:tab w:val="left" w:pos="940"/>
                <w:tab w:val="left" w:pos="1440"/>
              </w:tabs>
              <w:spacing w:after="0"/>
              <w:jc w:val="left"/>
              <w:rPr>
                <w:i/>
                <w:sz w:val="16"/>
                <w:szCs w:val="16"/>
              </w:rPr>
            </w:pPr>
            <w:r>
              <w:rPr>
                <w:i/>
                <w:sz w:val="16"/>
                <w:szCs w:val="16"/>
              </w:rPr>
              <w:t>7</w:t>
            </w:r>
          </w:p>
        </w:tc>
        <w:tc>
          <w:tcPr>
            <w:tcW w:w="451" w:type="pct"/>
            <w:tcBorders>
              <w:top w:val="nil"/>
              <w:left w:val="nil"/>
              <w:bottom w:val="single" w:sz="4" w:space="0" w:color="70AD47"/>
              <w:right w:val="single" w:sz="4" w:space="0" w:color="70AD47"/>
            </w:tcBorders>
            <w:shd w:val="clear" w:color="auto" w:fill="auto"/>
            <w:vAlign w:val="center"/>
          </w:tcPr>
          <w:p w14:paraId="397B8246" w14:textId="77777777" w:rsidR="009729B8" w:rsidRDefault="00296A1D">
            <w:pPr>
              <w:widowControl w:val="0"/>
              <w:tabs>
                <w:tab w:val="left" w:pos="940"/>
                <w:tab w:val="left" w:pos="1440"/>
              </w:tabs>
              <w:spacing w:after="0"/>
              <w:jc w:val="left"/>
              <w:rPr>
                <w:i/>
                <w:sz w:val="16"/>
                <w:szCs w:val="16"/>
              </w:rPr>
            </w:pPr>
            <w:r>
              <w:rPr>
                <w:i/>
                <w:sz w:val="16"/>
                <w:szCs w:val="16"/>
              </w:rPr>
              <w:t>HMM, DNN, ANN, SER techniques</w:t>
            </w:r>
          </w:p>
        </w:tc>
        <w:tc>
          <w:tcPr>
            <w:tcW w:w="389" w:type="pct"/>
            <w:tcBorders>
              <w:top w:val="nil"/>
              <w:left w:val="nil"/>
              <w:bottom w:val="single" w:sz="4" w:space="0" w:color="70AD47"/>
              <w:right w:val="single" w:sz="4" w:space="0" w:color="70AD47"/>
            </w:tcBorders>
            <w:shd w:val="clear" w:color="auto" w:fill="auto"/>
            <w:vAlign w:val="center"/>
          </w:tcPr>
          <w:p w14:paraId="5241831B" w14:textId="77777777" w:rsidR="009729B8" w:rsidRDefault="00296A1D">
            <w:pPr>
              <w:widowControl w:val="0"/>
              <w:tabs>
                <w:tab w:val="left" w:pos="940"/>
                <w:tab w:val="left" w:pos="1440"/>
              </w:tabs>
              <w:spacing w:after="0"/>
              <w:jc w:val="left"/>
              <w:rPr>
                <w:i/>
                <w:sz w:val="16"/>
                <w:szCs w:val="16"/>
              </w:rPr>
            </w:pPr>
            <w:r>
              <w:rPr>
                <w:i/>
                <w:sz w:val="16"/>
                <w:szCs w:val="16"/>
              </w:rPr>
              <w:t>RNN</w:t>
            </w:r>
          </w:p>
        </w:tc>
        <w:tc>
          <w:tcPr>
            <w:tcW w:w="389" w:type="pct"/>
            <w:tcBorders>
              <w:top w:val="single" w:sz="4" w:space="0" w:color="70AD47"/>
              <w:left w:val="nil"/>
              <w:bottom w:val="single" w:sz="4" w:space="0" w:color="70AD47"/>
              <w:right w:val="single" w:sz="4" w:space="0" w:color="70AD47"/>
            </w:tcBorders>
            <w:shd w:val="clear" w:color="auto" w:fill="auto"/>
            <w:vAlign w:val="center"/>
          </w:tcPr>
          <w:p w14:paraId="364F8E2F" w14:textId="77777777" w:rsidR="009729B8" w:rsidRDefault="00296A1D">
            <w:pPr>
              <w:widowControl w:val="0"/>
              <w:tabs>
                <w:tab w:val="left" w:pos="940"/>
                <w:tab w:val="left" w:pos="1440"/>
              </w:tabs>
              <w:spacing w:after="0"/>
              <w:jc w:val="left"/>
              <w:rPr>
                <w:i/>
                <w:sz w:val="16"/>
                <w:szCs w:val="16"/>
              </w:rPr>
            </w:pPr>
            <w:r>
              <w:rPr>
                <w:i/>
                <w:sz w:val="16"/>
                <w:szCs w:val="16"/>
              </w:rPr>
              <w:t xml:space="preserve">Database </w:t>
            </w:r>
            <w:proofErr w:type="spellStart"/>
            <w:r>
              <w:rPr>
                <w:i/>
                <w:sz w:val="16"/>
                <w:szCs w:val="16"/>
              </w:rPr>
              <w:t>utilised</w:t>
            </w:r>
            <w:proofErr w:type="spellEnd"/>
            <w:r>
              <w:rPr>
                <w:i/>
                <w:sz w:val="16"/>
                <w:szCs w:val="16"/>
              </w:rPr>
              <w:t xml:space="preserve"> and performance</w:t>
            </w:r>
          </w:p>
        </w:tc>
        <w:tc>
          <w:tcPr>
            <w:tcW w:w="312" w:type="pct"/>
            <w:tcBorders>
              <w:top w:val="single" w:sz="4" w:space="0" w:color="70AD47"/>
              <w:left w:val="nil"/>
              <w:bottom w:val="single" w:sz="4" w:space="0" w:color="70AD47"/>
              <w:right w:val="single" w:sz="4" w:space="0" w:color="70AD47"/>
            </w:tcBorders>
            <w:shd w:val="clear" w:color="auto" w:fill="auto"/>
            <w:vAlign w:val="center"/>
          </w:tcPr>
          <w:p w14:paraId="250E5FB7" w14:textId="77777777" w:rsidR="009729B8" w:rsidRDefault="00296A1D">
            <w:pPr>
              <w:widowControl w:val="0"/>
              <w:tabs>
                <w:tab w:val="left" w:pos="940"/>
                <w:tab w:val="left" w:pos="1440"/>
              </w:tabs>
              <w:spacing w:after="0"/>
              <w:jc w:val="left"/>
              <w:rPr>
                <w:i/>
                <w:sz w:val="16"/>
                <w:szCs w:val="16"/>
              </w:rPr>
            </w:pPr>
            <w:r>
              <w:rPr>
                <w:i/>
                <w:sz w:val="16"/>
                <w:szCs w:val="16"/>
              </w:rPr>
              <w:t>61 % Accuracy</w:t>
            </w:r>
          </w:p>
        </w:tc>
        <w:tc>
          <w:tcPr>
            <w:tcW w:w="399" w:type="pct"/>
            <w:tcBorders>
              <w:top w:val="single" w:sz="4" w:space="0" w:color="70AD47"/>
              <w:left w:val="nil"/>
              <w:bottom w:val="single" w:sz="4" w:space="0" w:color="70AD47"/>
              <w:right w:val="single" w:sz="4" w:space="0" w:color="70AD47"/>
            </w:tcBorders>
            <w:shd w:val="clear" w:color="auto" w:fill="auto"/>
            <w:vAlign w:val="center"/>
          </w:tcPr>
          <w:p w14:paraId="337AC3A0" w14:textId="77777777" w:rsidR="009729B8" w:rsidRDefault="00296A1D">
            <w:pPr>
              <w:widowControl w:val="0"/>
              <w:tabs>
                <w:tab w:val="left" w:pos="940"/>
                <w:tab w:val="left" w:pos="1440"/>
              </w:tabs>
              <w:spacing w:after="0"/>
              <w:jc w:val="left"/>
              <w:rPr>
                <w:i/>
                <w:sz w:val="16"/>
                <w:szCs w:val="16"/>
              </w:rPr>
            </w:pPr>
            <w:r>
              <w:rPr>
                <w:i/>
                <w:sz w:val="16"/>
                <w:szCs w:val="16"/>
              </w:rPr>
              <w:t>Efficient models but least accuracy</w:t>
            </w:r>
          </w:p>
        </w:tc>
      </w:tr>
      <w:tr w:rsidR="009729B8" w14:paraId="34256224"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7924B890" w14:textId="77777777" w:rsidR="009729B8" w:rsidRDefault="00296A1D">
            <w:pPr>
              <w:widowControl w:val="0"/>
              <w:tabs>
                <w:tab w:val="left" w:pos="940"/>
                <w:tab w:val="left" w:pos="1440"/>
              </w:tabs>
              <w:spacing w:after="0"/>
              <w:jc w:val="left"/>
              <w:rPr>
                <w:b/>
                <w:i/>
                <w:sz w:val="16"/>
                <w:szCs w:val="16"/>
              </w:rPr>
            </w:pPr>
            <w:r>
              <w:rPr>
                <w:b/>
                <w:i/>
                <w:sz w:val="16"/>
                <w:szCs w:val="16"/>
              </w:rPr>
              <w:t>3</w:t>
            </w:r>
          </w:p>
        </w:tc>
        <w:tc>
          <w:tcPr>
            <w:tcW w:w="1719" w:type="pct"/>
            <w:tcBorders>
              <w:top w:val="nil"/>
              <w:left w:val="single" w:sz="4" w:space="0" w:color="70AD47"/>
              <w:bottom w:val="single" w:sz="4" w:space="0" w:color="70AD47"/>
              <w:right w:val="single" w:sz="4" w:space="0" w:color="70AD47"/>
            </w:tcBorders>
            <w:shd w:val="clear" w:color="auto" w:fill="E2EFD9"/>
            <w:vAlign w:val="center"/>
          </w:tcPr>
          <w:p w14:paraId="10C96ACB" w14:textId="77777777" w:rsidR="009729B8" w:rsidRDefault="00296A1D">
            <w:pPr>
              <w:widowControl w:val="0"/>
              <w:tabs>
                <w:tab w:val="left" w:pos="940"/>
                <w:tab w:val="left" w:pos="1440"/>
              </w:tabs>
              <w:spacing w:after="0"/>
              <w:jc w:val="left"/>
              <w:rPr>
                <w:i/>
                <w:sz w:val="16"/>
                <w:szCs w:val="16"/>
              </w:rPr>
            </w:pPr>
            <w:r>
              <w:rPr>
                <w:i/>
                <w:sz w:val="16"/>
                <w:szCs w:val="16"/>
              </w:rPr>
              <w:t>state-of-the-art approaches for emotion</w:t>
            </w:r>
            <w:r>
              <w:rPr>
                <w:i/>
                <w:sz w:val="16"/>
                <w:szCs w:val="16"/>
              </w:rPr>
              <w:br/>
              <w:t>recognition in text</w:t>
            </w:r>
          </w:p>
        </w:tc>
        <w:tc>
          <w:tcPr>
            <w:tcW w:w="428" w:type="pct"/>
            <w:tcBorders>
              <w:top w:val="nil"/>
              <w:left w:val="nil"/>
              <w:bottom w:val="single" w:sz="4" w:space="0" w:color="70AD47"/>
              <w:right w:val="single" w:sz="4" w:space="0" w:color="70AD47"/>
            </w:tcBorders>
            <w:shd w:val="clear" w:color="auto" w:fill="E2EFD9"/>
            <w:vAlign w:val="center"/>
          </w:tcPr>
          <w:p w14:paraId="1A12B89A" w14:textId="77777777" w:rsidR="009729B8" w:rsidRDefault="00296A1D">
            <w:pPr>
              <w:widowControl w:val="0"/>
              <w:tabs>
                <w:tab w:val="left" w:pos="940"/>
                <w:tab w:val="left" w:pos="1440"/>
              </w:tabs>
              <w:spacing w:after="0"/>
              <w:jc w:val="left"/>
              <w:rPr>
                <w:i/>
                <w:sz w:val="16"/>
                <w:szCs w:val="16"/>
              </w:rPr>
            </w:pPr>
            <w:r>
              <w:rPr>
                <w:i/>
                <w:sz w:val="16"/>
                <w:szCs w:val="16"/>
              </w:rPr>
              <w:t>DL, Hybrid</w:t>
            </w:r>
          </w:p>
        </w:tc>
        <w:tc>
          <w:tcPr>
            <w:tcW w:w="466" w:type="pct"/>
            <w:tcBorders>
              <w:top w:val="nil"/>
              <w:left w:val="nil"/>
              <w:bottom w:val="single" w:sz="4" w:space="0" w:color="70AD47"/>
              <w:right w:val="single" w:sz="4" w:space="0" w:color="70AD47"/>
            </w:tcBorders>
            <w:shd w:val="clear" w:color="auto" w:fill="E2EFD9"/>
            <w:vAlign w:val="center"/>
          </w:tcPr>
          <w:p w14:paraId="5B40B107" w14:textId="77777777" w:rsidR="009729B8" w:rsidRDefault="00296A1D">
            <w:pPr>
              <w:widowControl w:val="0"/>
              <w:tabs>
                <w:tab w:val="left" w:pos="940"/>
                <w:tab w:val="left" w:pos="1440"/>
              </w:tabs>
              <w:spacing w:after="0"/>
              <w:jc w:val="left"/>
              <w:rPr>
                <w:i/>
                <w:sz w:val="16"/>
                <w:szCs w:val="16"/>
              </w:rPr>
            </w:pPr>
            <w:r>
              <w:rPr>
                <w:i/>
                <w:sz w:val="16"/>
                <w:szCs w:val="16"/>
              </w:rPr>
              <w:t xml:space="preserve">ISEAR, </w:t>
            </w:r>
            <w:proofErr w:type="spellStart"/>
            <w:r>
              <w:rPr>
                <w:i/>
                <w:sz w:val="16"/>
                <w:szCs w:val="16"/>
              </w:rPr>
              <w:t>SemEval</w:t>
            </w:r>
            <w:proofErr w:type="spellEnd"/>
            <w:r>
              <w:rPr>
                <w:i/>
                <w:sz w:val="16"/>
                <w:szCs w:val="16"/>
              </w:rPr>
              <w:t xml:space="preserve"> 2007, 2008, 2017</w:t>
            </w:r>
          </w:p>
        </w:tc>
        <w:tc>
          <w:tcPr>
            <w:tcW w:w="265" w:type="pct"/>
            <w:tcBorders>
              <w:top w:val="nil"/>
              <w:left w:val="nil"/>
              <w:bottom w:val="single" w:sz="4" w:space="0" w:color="70AD47"/>
              <w:right w:val="single" w:sz="4" w:space="0" w:color="70AD47"/>
            </w:tcBorders>
            <w:shd w:val="clear" w:color="auto" w:fill="E2EFD9"/>
            <w:vAlign w:val="center"/>
          </w:tcPr>
          <w:p w14:paraId="5BD44583"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E2EFD9"/>
            <w:vAlign w:val="center"/>
          </w:tcPr>
          <w:p w14:paraId="797BA8F9" w14:textId="77777777" w:rsidR="009729B8" w:rsidRDefault="00296A1D">
            <w:pPr>
              <w:widowControl w:val="0"/>
              <w:tabs>
                <w:tab w:val="left" w:pos="940"/>
                <w:tab w:val="left" w:pos="1440"/>
              </w:tabs>
              <w:spacing w:after="0"/>
              <w:jc w:val="left"/>
              <w:rPr>
                <w:i/>
                <w:sz w:val="16"/>
                <w:szCs w:val="16"/>
              </w:rPr>
            </w:pPr>
            <w:r>
              <w:rPr>
                <w:i/>
                <w:sz w:val="16"/>
                <w:szCs w:val="16"/>
              </w:rPr>
              <w:t>NLP, Keyword-spotting techniques</w:t>
            </w:r>
          </w:p>
        </w:tc>
        <w:tc>
          <w:tcPr>
            <w:tcW w:w="389" w:type="pct"/>
            <w:tcBorders>
              <w:top w:val="nil"/>
              <w:left w:val="nil"/>
              <w:bottom w:val="single" w:sz="4" w:space="0" w:color="70AD47"/>
              <w:right w:val="single" w:sz="4" w:space="0" w:color="70AD47"/>
            </w:tcBorders>
            <w:shd w:val="clear" w:color="auto" w:fill="E2EFD9"/>
            <w:vAlign w:val="center"/>
          </w:tcPr>
          <w:p w14:paraId="180E585D" w14:textId="77777777" w:rsidR="009729B8" w:rsidRDefault="00296A1D">
            <w:pPr>
              <w:widowControl w:val="0"/>
              <w:tabs>
                <w:tab w:val="left" w:pos="940"/>
                <w:tab w:val="left" w:pos="1440"/>
              </w:tabs>
              <w:spacing w:after="0"/>
              <w:jc w:val="left"/>
              <w:rPr>
                <w:i/>
                <w:sz w:val="16"/>
                <w:szCs w:val="16"/>
              </w:rPr>
            </w:pPr>
            <w:r>
              <w:rPr>
                <w:i/>
                <w:sz w:val="16"/>
                <w:szCs w:val="16"/>
              </w:rPr>
              <w:t>SVM</w:t>
            </w:r>
          </w:p>
        </w:tc>
        <w:tc>
          <w:tcPr>
            <w:tcW w:w="389" w:type="pct"/>
            <w:tcBorders>
              <w:top w:val="nil"/>
              <w:left w:val="nil"/>
              <w:bottom w:val="single" w:sz="4" w:space="0" w:color="70AD47"/>
              <w:right w:val="single" w:sz="4" w:space="0" w:color="70AD47"/>
            </w:tcBorders>
            <w:shd w:val="clear" w:color="auto" w:fill="E2EFD9"/>
            <w:vAlign w:val="center"/>
          </w:tcPr>
          <w:p w14:paraId="79609DA8" w14:textId="77777777" w:rsidR="009729B8" w:rsidRDefault="00296A1D">
            <w:pPr>
              <w:widowControl w:val="0"/>
              <w:tabs>
                <w:tab w:val="left" w:pos="940"/>
                <w:tab w:val="left" w:pos="1440"/>
              </w:tabs>
              <w:spacing w:after="0"/>
              <w:jc w:val="left"/>
              <w:rPr>
                <w:i/>
                <w:sz w:val="16"/>
                <w:szCs w:val="16"/>
              </w:rPr>
            </w:pPr>
            <w:r>
              <w:rPr>
                <w:i/>
                <w:sz w:val="16"/>
                <w:szCs w:val="16"/>
              </w:rPr>
              <w:t>Multi label accuracy</w:t>
            </w:r>
          </w:p>
        </w:tc>
        <w:tc>
          <w:tcPr>
            <w:tcW w:w="312" w:type="pct"/>
            <w:tcBorders>
              <w:top w:val="nil"/>
              <w:left w:val="nil"/>
              <w:bottom w:val="single" w:sz="4" w:space="0" w:color="70AD47"/>
              <w:right w:val="single" w:sz="4" w:space="0" w:color="70AD47"/>
            </w:tcBorders>
            <w:shd w:val="clear" w:color="auto" w:fill="E2EFD9"/>
            <w:vAlign w:val="center"/>
          </w:tcPr>
          <w:p w14:paraId="0A8D26E0" w14:textId="77777777" w:rsidR="009729B8" w:rsidRDefault="00296A1D">
            <w:pPr>
              <w:widowControl w:val="0"/>
              <w:tabs>
                <w:tab w:val="left" w:pos="940"/>
                <w:tab w:val="left" w:pos="1440"/>
              </w:tabs>
              <w:spacing w:after="0"/>
              <w:jc w:val="left"/>
              <w:rPr>
                <w:i/>
                <w:sz w:val="16"/>
                <w:szCs w:val="16"/>
              </w:rPr>
            </w:pPr>
            <w:r>
              <w:rPr>
                <w:i/>
                <w:sz w:val="16"/>
                <w:szCs w:val="16"/>
              </w:rPr>
              <w:t>67 % Accuracy</w:t>
            </w:r>
          </w:p>
        </w:tc>
        <w:tc>
          <w:tcPr>
            <w:tcW w:w="399" w:type="pct"/>
            <w:tcBorders>
              <w:top w:val="nil"/>
              <w:left w:val="nil"/>
              <w:bottom w:val="single" w:sz="4" w:space="0" w:color="70AD47"/>
              <w:right w:val="single" w:sz="4" w:space="0" w:color="70AD47"/>
            </w:tcBorders>
            <w:shd w:val="clear" w:color="auto" w:fill="E2EFD9"/>
            <w:vAlign w:val="center"/>
          </w:tcPr>
          <w:p w14:paraId="64192821" w14:textId="77777777" w:rsidR="009729B8" w:rsidRDefault="00296A1D">
            <w:pPr>
              <w:widowControl w:val="0"/>
              <w:tabs>
                <w:tab w:val="left" w:pos="940"/>
                <w:tab w:val="left" w:pos="1440"/>
              </w:tabs>
              <w:spacing w:after="0"/>
              <w:jc w:val="left"/>
              <w:rPr>
                <w:i/>
                <w:sz w:val="16"/>
                <w:szCs w:val="16"/>
              </w:rPr>
            </w:pPr>
            <w:r>
              <w:rPr>
                <w:i/>
                <w:sz w:val="16"/>
                <w:szCs w:val="16"/>
              </w:rPr>
              <w:t>The use of semantic features but classes gets confused</w:t>
            </w:r>
          </w:p>
        </w:tc>
      </w:tr>
      <w:tr w:rsidR="009729B8" w14:paraId="563514DE"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1932C4FD" w14:textId="77777777" w:rsidR="009729B8" w:rsidRDefault="00296A1D">
            <w:pPr>
              <w:widowControl w:val="0"/>
              <w:tabs>
                <w:tab w:val="left" w:pos="940"/>
                <w:tab w:val="left" w:pos="1440"/>
              </w:tabs>
              <w:spacing w:after="0"/>
              <w:jc w:val="left"/>
              <w:rPr>
                <w:b/>
                <w:i/>
                <w:sz w:val="16"/>
                <w:szCs w:val="16"/>
              </w:rPr>
            </w:pPr>
            <w:r>
              <w:rPr>
                <w:b/>
                <w:i/>
                <w:sz w:val="16"/>
                <w:szCs w:val="16"/>
              </w:rPr>
              <w:t>4</w:t>
            </w:r>
          </w:p>
        </w:tc>
        <w:tc>
          <w:tcPr>
            <w:tcW w:w="1719" w:type="pct"/>
            <w:tcBorders>
              <w:top w:val="nil"/>
              <w:left w:val="single" w:sz="4" w:space="0" w:color="70AD47"/>
              <w:bottom w:val="single" w:sz="4" w:space="0" w:color="70AD47"/>
              <w:right w:val="single" w:sz="4" w:space="0" w:color="70AD47"/>
            </w:tcBorders>
            <w:shd w:val="clear" w:color="auto" w:fill="auto"/>
            <w:vAlign w:val="center"/>
          </w:tcPr>
          <w:p w14:paraId="4BBBE371" w14:textId="77777777" w:rsidR="009729B8" w:rsidRDefault="00296A1D">
            <w:pPr>
              <w:widowControl w:val="0"/>
              <w:tabs>
                <w:tab w:val="left" w:pos="940"/>
                <w:tab w:val="left" w:pos="1440"/>
              </w:tabs>
              <w:spacing w:after="0"/>
              <w:jc w:val="left"/>
              <w:rPr>
                <w:i/>
                <w:sz w:val="16"/>
                <w:szCs w:val="16"/>
              </w:rPr>
            </w:pPr>
            <w:r>
              <w:rPr>
                <w:i/>
                <w:sz w:val="16"/>
                <w:szCs w:val="16"/>
              </w:rPr>
              <w:t>Clustering-Based Speech Emotion Recognition by</w:t>
            </w:r>
            <w:r>
              <w:rPr>
                <w:i/>
                <w:sz w:val="16"/>
                <w:szCs w:val="16"/>
              </w:rPr>
              <w:br/>
              <w:t xml:space="preserve">Incorporating Learned Features and Deep </w:t>
            </w:r>
            <w:proofErr w:type="spellStart"/>
            <w:r>
              <w:rPr>
                <w:i/>
                <w:sz w:val="16"/>
                <w:szCs w:val="16"/>
              </w:rPr>
              <w:t>BiLSTM</w:t>
            </w:r>
            <w:proofErr w:type="spellEnd"/>
          </w:p>
        </w:tc>
        <w:tc>
          <w:tcPr>
            <w:tcW w:w="428" w:type="pct"/>
            <w:tcBorders>
              <w:top w:val="nil"/>
              <w:left w:val="nil"/>
              <w:bottom w:val="single" w:sz="4" w:space="0" w:color="70AD47"/>
              <w:right w:val="single" w:sz="4" w:space="0" w:color="70AD47"/>
            </w:tcBorders>
            <w:shd w:val="clear" w:color="auto" w:fill="auto"/>
            <w:vAlign w:val="center"/>
          </w:tcPr>
          <w:p w14:paraId="02115579" w14:textId="77777777" w:rsidR="009729B8" w:rsidRDefault="00296A1D">
            <w:pPr>
              <w:widowControl w:val="0"/>
              <w:tabs>
                <w:tab w:val="left" w:pos="940"/>
                <w:tab w:val="left" w:pos="1440"/>
              </w:tabs>
              <w:spacing w:after="0"/>
              <w:jc w:val="left"/>
              <w:rPr>
                <w:i/>
                <w:sz w:val="16"/>
                <w:szCs w:val="16"/>
              </w:rPr>
            </w:pPr>
            <w:r>
              <w:rPr>
                <w:i/>
                <w:sz w:val="16"/>
                <w:szCs w:val="16"/>
              </w:rPr>
              <w:t>SER</w:t>
            </w:r>
          </w:p>
        </w:tc>
        <w:tc>
          <w:tcPr>
            <w:tcW w:w="466" w:type="pct"/>
            <w:tcBorders>
              <w:top w:val="nil"/>
              <w:left w:val="nil"/>
              <w:bottom w:val="single" w:sz="4" w:space="0" w:color="70AD47"/>
              <w:right w:val="single" w:sz="4" w:space="0" w:color="70AD47"/>
            </w:tcBorders>
            <w:shd w:val="clear" w:color="auto" w:fill="auto"/>
            <w:vAlign w:val="center"/>
          </w:tcPr>
          <w:p w14:paraId="6E08BA40" w14:textId="77777777" w:rsidR="009729B8" w:rsidRDefault="00296A1D">
            <w:pPr>
              <w:widowControl w:val="0"/>
              <w:tabs>
                <w:tab w:val="left" w:pos="940"/>
                <w:tab w:val="left" w:pos="1440"/>
              </w:tabs>
              <w:spacing w:after="0"/>
              <w:jc w:val="left"/>
              <w:rPr>
                <w:i/>
                <w:sz w:val="16"/>
                <w:szCs w:val="16"/>
              </w:rPr>
            </w:pPr>
            <w:r>
              <w:rPr>
                <w:i/>
                <w:sz w:val="16"/>
                <w:szCs w:val="16"/>
              </w:rPr>
              <w:t>IEMOCAP, Emo-DB, RAVDESS</w:t>
            </w:r>
          </w:p>
        </w:tc>
        <w:tc>
          <w:tcPr>
            <w:tcW w:w="265" w:type="pct"/>
            <w:tcBorders>
              <w:top w:val="nil"/>
              <w:left w:val="nil"/>
              <w:bottom w:val="single" w:sz="4" w:space="0" w:color="70AD47"/>
              <w:right w:val="single" w:sz="4" w:space="0" w:color="70AD47"/>
            </w:tcBorders>
            <w:shd w:val="clear" w:color="auto" w:fill="auto"/>
            <w:vAlign w:val="center"/>
          </w:tcPr>
          <w:p w14:paraId="5FDE2B67"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auto"/>
            <w:vAlign w:val="center"/>
          </w:tcPr>
          <w:p w14:paraId="6933EC73" w14:textId="77777777" w:rsidR="009729B8" w:rsidRDefault="00296A1D">
            <w:pPr>
              <w:widowControl w:val="0"/>
              <w:tabs>
                <w:tab w:val="left" w:pos="940"/>
                <w:tab w:val="left" w:pos="1440"/>
              </w:tabs>
              <w:spacing w:after="0"/>
              <w:jc w:val="left"/>
              <w:rPr>
                <w:i/>
                <w:sz w:val="16"/>
                <w:szCs w:val="16"/>
              </w:rPr>
            </w:pPr>
            <w:r>
              <w:rPr>
                <w:i/>
                <w:sz w:val="16"/>
                <w:szCs w:val="16"/>
              </w:rPr>
              <w:t>K-mean, RBF, STFT Algorithm</w:t>
            </w:r>
          </w:p>
        </w:tc>
        <w:tc>
          <w:tcPr>
            <w:tcW w:w="389" w:type="pct"/>
            <w:tcBorders>
              <w:top w:val="nil"/>
              <w:left w:val="nil"/>
              <w:bottom w:val="single" w:sz="4" w:space="0" w:color="70AD47"/>
              <w:right w:val="single" w:sz="4" w:space="0" w:color="70AD47"/>
            </w:tcBorders>
            <w:shd w:val="clear" w:color="auto" w:fill="auto"/>
            <w:vAlign w:val="center"/>
          </w:tcPr>
          <w:p w14:paraId="0802F669" w14:textId="77777777" w:rsidR="009729B8" w:rsidRDefault="00296A1D">
            <w:pPr>
              <w:widowControl w:val="0"/>
              <w:tabs>
                <w:tab w:val="left" w:pos="940"/>
                <w:tab w:val="left" w:pos="1440"/>
              </w:tabs>
              <w:spacing w:after="0"/>
              <w:jc w:val="left"/>
              <w:rPr>
                <w:i/>
                <w:sz w:val="16"/>
                <w:szCs w:val="16"/>
              </w:rPr>
            </w:pPr>
            <w:r>
              <w:rPr>
                <w:i/>
                <w:sz w:val="16"/>
                <w:szCs w:val="16"/>
              </w:rPr>
              <w:t>CNN, SER</w:t>
            </w:r>
          </w:p>
        </w:tc>
        <w:tc>
          <w:tcPr>
            <w:tcW w:w="389" w:type="pct"/>
            <w:tcBorders>
              <w:top w:val="nil"/>
              <w:left w:val="nil"/>
              <w:bottom w:val="single" w:sz="4" w:space="0" w:color="70AD47"/>
              <w:right w:val="single" w:sz="4" w:space="0" w:color="70AD47"/>
            </w:tcBorders>
            <w:shd w:val="clear" w:color="auto" w:fill="auto"/>
            <w:vAlign w:val="center"/>
          </w:tcPr>
          <w:p w14:paraId="74B3CC92" w14:textId="77777777" w:rsidR="009729B8" w:rsidRDefault="00296A1D">
            <w:pPr>
              <w:widowControl w:val="0"/>
              <w:tabs>
                <w:tab w:val="left" w:pos="940"/>
                <w:tab w:val="left" w:pos="1440"/>
              </w:tabs>
              <w:spacing w:after="0"/>
              <w:jc w:val="left"/>
              <w:rPr>
                <w:i/>
                <w:sz w:val="16"/>
                <w:szCs w:val="16"/>
              </w:rPr>
            </w:pPr>
            <w:proofErr w:type="spellStart"/>
            <w:r>
              <w:rPr>
                <w:i/>
                <w:sz w:val="16"/>
                <w:szCs w:val="16"/>
              </w:rPr>
              <w:t>BiLSTM</w:t>
            </w:r>
            <w:proofErr w:type="spellEnd"/>
            <w:r>
              <w:rPr>
                <w:i/>
                <w:sz w:val="16"/>
                <w:szCs w:val="16"/>
              </w:rPr>
              <w:t>, K-mean, FC-1000</w:t>
            </w:r>
          </w:p>
        </w:tc>
        <w:tc>
          <w:tcPr>
            <w:tcW w:w="312" w:type="pct"/>
            <w:tcBorders>
              <w:top w:val="nil"/>
              <w:left w:val="nil"/>
              <w:bottom w:val="single" w:sz="4" w:space="0" w:color="70AD47"/>
              <w:right w:val="single" w:sz="4" w:space="0" w:color="70AD47"/>
            </w:tcBorders>
            <w:shd w:val="clear" w:color="auto" w:fill="auto"/>
            <w:vAlign w:val="center"/>
          </w:tcPr>
          <w:p w14:paraId="30BBE03F" w14:textId="77777777" w:rsidR="009729B8" w:rsidRDefault="00296A1D">
            <w:pPr>
              <w:widowControl w:val="0"/>
              <w:tabs>
                <w:tab w:val="left" w:pos="940"/>
                <w:tab w:val="left" w:pos="1440"/>
              </w:tabs>
              <w:spacing w:after="0"/>
              <w:jc w:val="left"/>
              <w:rPr>
                <w:i/>
                <w:sz w:val="16"/>
                <w:szCs w:val="16"/>
              </w:rPr>
            </w:pPr>
            <w:r>
              <w:rPr>
                <w:i/>
                <w:sz w:val="16"/>
                <w:szCs w:val="16"/>
              </w:rPr>
              <w:t>72 % Accuracy</w:t>
            </w:r>
          </w:p>
        </w:tc>
        <w:tc>
          <w:tcPr>
            <w:tcW w:w="399" w:type="pct"/>
            <w:tcBorders>
              <w:top w:val="nil"/>
              <w:left w:val="nil"/>
              <w:bottom w:val="single" w:sz="4" w:space="0" w:color="70AD47"/>
              <w:right w:val="single" w:sz="4" w:space="0" w:color="70AD47"/>
            </w:tcBorders>
            <w:shd w:val="clear" w:color="auto" w:fill="auto"/>
            <w:vAlign w:val="center"/>
          </w:tcPr>
          <w:p w14:paraId="3296973F" w14:textId="77777777" w:rsidR="009729B8" w:rsidRDefault="00296A1D">
            <w:pPr>
              <w:widowControl w:val="0"/>
              <w:tabs>
                <w:tab w:val="left" w:pos="940"/>
                <w:tab w:val="left" w:pos="1440"/>
              </w:tabs>
              <w:spacing w:after="0"/>
              <w:jc w:val="left"/>
              <w:rPr>
                <w:i/>
                <w:sz w:val="16"/>
                <w:szCs w:val="16"/>
              </w:rPr>
            </w:pPr>
            <w:r>
              <w:rPr>
                <w:i/>
                <w:sz w:val="16"/>
                <w:szCs w:val="16"/>
              </w:rPr>
              <w:t>The architecture can be used for future purposes but not good models</w:t>
            </w:r>
          </w:p>
        </w:tc>
      </w:tr>
      <w:tr w:rsidR="009729B8" w14:paraId="509CEBE5"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4D6E5F57" w14:textId="77777777" w:rsidR="009729B8" w:rsidRDefault="00296A1D">
            <w:pPr>
              <w:widowControl w:val="0"/>
              <w:tabs>
                <w:tab w:val="left" w:pos="940"/>
                <w:tab w:val="left" w:pos="1440"/>
              </w:tabs>
              <w:spacing w:after="0"/>
              <w:jc w:val="left"/>
              <w:rPr>
                <w:b/>
                <w:i/>
                <w:sz w:val="16"/>
                <w:szCs w:val="16"/>
              </w:rPr>
            </w:pPr>
            <w:r>
              <w:rPr>
                <w:b/>
                <w:i/>
                <w:sz w:val="16"/>
                <w:szCs w:val="16"/>
              </w:rPr>
              <w:t>5</w:t>
            </w:r>
          </w:p>
        </w:tc>
        <w:tc>
          <w:tcPr>
            <w:tcW w:w="1719" w:type="pct"/>
            <w:tcBorders>
              <w:top w:val="nil"/>
              <w:left w:val="single" w:sz="4" w:space="0" w:color="70AD47"/>
              <w:bottom w:val="single" w:sz="4" w:space="0" w:color="70AD47"/>
              <w:right w:val="single" w:sz="4" w:space="0" w:color="70AD47"/>
            </w:tcBorders>
            <w:shd w:val="clear" w:color="auto" w:fill="E2EFD9"/>
            <w:vAlign w:val="center"/>
          </w:tcPr>
          <w:p w14:paraId="1E4C6C84" w14:textId="77777777" w:rsidR="009729B8" w:rsidRDefault="00296A1D">
            <w:pPr>
              <w:widowControl w:val="0"/>
              <w:tabs>
                <w:tab w:val="left" w:pos="940"/>
                <w:tab w:val="left" w:pos="1440"/>
              </w:tabs>
              <w:spacing w:after="0"/>
              <w:jc w:val="left"/>
              <w:rPr>
                <w:i/>
                <w:sz w:val="16"/>
                <w:szCs w:val="16"/>
              </w:rPr>
            </w:pPr>
            <w:r>
              <w:rPr>
                <w:i/>
                <w:sz w:val="16"/>
                <w:szCs w:val="16"/>
              </w:rPr>
              <w:t>Speech Emotion Recognition with Multi-task Learning</w:t>
            </w:r>
          </w:p>
        </w:tc>
        <w:tc>
          <w:tcPr>
            <w:tcW w:w="428" w:type="pct"/>
            <w:tcBorders>
              <w:top w:val="nil"/>
              <w:left w:val="nil"/>
              <w:bottom w:val="single" w:sz="4" w:space="0" w:color="70AD47"/>
              <w:right w:val="single" w:sz="4" w:space="0" w:color="70AD47"/>
            </w:tcBorders>
            <w:shd w:val="clear" w:color="auto" w:fill="E2EFD9"/>
            <w:vAlign w:val="center"/>
          </w:tcPr>
          <w:p w14:paraId="74EBCA9C" w14:textId="77777777" w:rsidR="009729B8" w:rsidRDefault="00296A1D">
            <w:pPr>
              <w:widowControl w:val="0"/>
              <w:tabs>
                <w:tab w:val="left" w:pos="940"/>
                <w:tab w:val="left" w:pos="1440"/>
              </w:tabs>
              <w:spacing w:after="0"/>
              <w:jc w:val="left"/>
              <w:rPr>
                <w:i/>
                <w:sz w:val="16"/>
                <w:szCs w:val="16"/>
              </w:rPr>
            </w:pPr>
            <w:r>
              <w:rPr>
                <w:i/>
                <w:sz w:val="16"/>
                <w:szCs w:val="16"/>
              </w:rPr>
              <w:t>GMMs, SVM, HMM, MLP</w:t>
            </w:r>
          </w:p>
        </w:tc>
        <w:tc>
          <w:tcPr>
            <w:tcW w:w="466" w:type="pct"/>
            <w:tcBorders>
              <w:top w:val="nil"/>
              <w:left w:val="nil"/>
              <w:bottom w:val="single" w:sz="4" w:space="0" w:color="70AD47"/>
              <w:right w:val="single" w:sz="4" w:space="0" w:color="70AD47"/>
            </w:tcBorders>
            <w:shd w:val="clear" w:color="auto" w:fill="E2EFD9"/>
            <w:vAlign w:val="center"/>
          </w:tcPr>
          <w:p w14:paraId="14C8A787" w14:textId="77777777" w:rsidR="009729B8" w:rsidRDefault="00296A1D">
            <w:pPr>
              <w:widowControl w:val="0"/>
              <w:tabs>
                <w:tab w:val="left" w:pos="940"/>
                <w:tab w:val="left" w:pos="1440"/>
              </w:tabs>
              <w:spacing w:after="0"/>
              <w:jc w:val="left"/>
              <w:rPr>
                <w:i/>
                <w:sz w:val="16"/>
                <w:szCs w:val="16"/>
              </w:rPr>
            </w:pPr>
            <w:proofErr w:type="spellStart"/>
            <w:r>
              <w:rPr>
                <w:i/>
                <w:sz w:val="16"/>
                <w:szCs w:val="16"/>
              </w:rPr>
              <w:t>Emiratu</w:t>
            </w:r>
            <w:proofErr w:type="spellEnd"/>
            <w:r>
              <w:rPr>
                <w:i/>
                <w:sz w:val="16"/>
                <w:szCs w:val="16"/>
              </w:rPr>
              <w:t>-accented and SUSAS</w:t>
            </w:r>
          </w:p>
        </w:tc>
        <w:tc>
          <w:tcPr>
            <w:tcW w:w="265" w:type="pct"/>
            <w:tcBorders>
              <w:top w:val="nil"/>
              <w:left w:val="nil"/>
              <w:bottom w:val="single" w:sz="4" w:space="0" w:color="70AD47"/>
              <w:right w:val="single" w:sz="4" w:space="0" w:color="70AD47"/>
            </w:tcBorders>
            <w:shd w:val="clear" w:color="auto" w:fill="E2EFD9"/>
            <w:vAlign w:val="center"/>
          </w:tcPr>
          <w:p w14:paraId="70CFAC66" w14:textId="77777777" w:rsidR="009729B8" w:rsidRDefault="00296A1D">
            <w:pPr>
              <w:widowControl w:val="0"/>
              <w:tabs>
                <w:tab w:val="left" w:pos="940"/>
                <w:tab w:val="left" w:pos="1440"/>
              </w:tabs>
              <w:spacing w:after="0"/>
              <w:jc w:val="left"/>
              <w:rPr>
                <w:i/>
                <w:sz w:val="16"/>
                <w:szCs w:val="16"/>
              </w:rPr>
            </w:pPr>
            <w:r>
              <w:rPr>
                <w:i/>
                <w:sz w:val="16"/>
                <w:szCs w:val="16"/>
              </w:rPr>
              <w:t>6</w:t>
            </w:r>
          </w:p>
        </w:tc>
        <w:tc>
          <w:tcPr>
            <w:tcW w:w="451" w:type="pct"/>
            <w:tcBorders>
              <w:top w:val="nil"/>
              <w:left w:val="nil"/>
              <w:bottom w:val="single" w:sz="4" w:space="0" w:color="70AD47"/>
              <w:right w:val="single" w:sz="4" w:space="0" w:color="70AD47"/>
            </w:tcBorders>
            <w:shd w:val="clear" w:color="auto" w:fill="E2EFD9"/>
            <w:vAlign w:val="center"/>
          </w:tcPr>
          <w:p w14:paraId="6A15B465" w14:textId="77777777" w:rsidR="009729B8" w:rsidRDefault="00296A1D">
            <w:pPr>
              <w:widowControl w:val="0"/>
              <w:tabs>
                <w:tab w:val="left" w:pos="940"/>
                <w:tab w:val="left" w:pos="1440"/>
              </w:tabs>
              <w:spacing w:after="0"/>
              <w:jc w:val="left"/>
              <w:rPr>
                <w:i/>
                <w:sz w:val="16"/>
                <w:szCs w:val="16"/>
              </w:rPr>
            </w:pPr>
            <w:r>
              <w:rPr>
                <w:i/>
                <w:sz w:val="16"/>
                <w:szCs w:val="16"/>
              </w:rPr>
              <w:t>SVM and MLP</w:t>
            </w:r>
          </w:p>
        </w:tc>
        <w:tc>
          <w:tcPr>
            <w:tcW w:w="389" w:type="pct"/>
            <w:tcBorders>
              <w:top w:val="nil"/>
              <w:left w:val="nil"/>
              <w:bottom w:val="single" w:sz="4" w:space="0" w:color="70AD47"/>
              <w:right w:val="single" w:sz="4" w:space="0" w:color="70AD47"/>
            </w:tcBorders>
            <w:shd w:val="clear" w:color="auto" w:fill="E2EFD9"/>
            <w:vAlign w:val="center"/>
          </w:tcPr>
          <w:p w14:paraId="5DB683E5" w14:textId="77777777" w:rsidR="009729B8" w:rsidRDefault="00296A1D">
            <w:pPr>
              <w:widowControl w:val="0"/>
              <w:tabs>
                <w:tab w:val="left" w:pos="940"/>
                <w:tab w:val="left" w:pos="1440"/>
              </w:tabs>
              <w:spacing w:after="0"/>
              <w:jc w:val="left"/>
              <w:rPr>
                <w:i/>
                <w:sz w:val="16"/>
                <w:szCs w:val="16"/>
              </w:rPr>
            </w:pPr>
            <w:r>
              <w:rPr>
                <w:i/>
                <w:sz w:val="16"/>
                <w:szCs w:val="16"/>
              </w:rPr>
              <w:t>DNN-GMM</w:t>
            </w:r>
          </w:p>
        </w:tc>
        <w:tc>
          <w:tcPr>
            <w:tcW w:w="389" w:type="pct"/>
            <w:tcBorders>
              <w:top w:val="nil"/>
              <w:left w:val="nil"/>
              <w:bottom w:val="single" w:sz="4" w:space="0" w:color="70AD47"/>
              <w:right w:val="single" w:sz="4" w:space="0" w:color="70AD47"/>
            </w:tcBorders>
            <w:shd w:val="clear" w:color="auto" w:fill="E2EFD9"/>
            <w:vAlign w:val="center"/>
          </w:tcPr>
          <w:p w14:paraId="3DEED609" w14:textId="77777777" w:rsidR="009729B8" w:rsidRDefault="00296A1D">
            <w:pPr>
              <w:widowControl w:val="0"/>
              <w:tabs>
                <w:tab w:val="left" w:pos="940"/>
                <w:tab w:val="left" w:pos="1440"/>
              </w:tabs>
              <w:spacing w:after="0"/>
              <w:jc w:val="left"/>
              <w:rPr>
                <w:i/>
                <w:sz w:val="16"/>
                <w:szCs w:val="16"/>
              </w:rPr>
            </w:pPr>
            <w:r>
              <w:rPr>
                <w:i/>
                <w:sz w:val="16"/>
                <w:szCs w:val="16"/>
              </w:rPr>
              <w:t>GMM-DNN</w:t>
            </w:r>
          </w:p>
        </w:tc>
        <w:tc>
          <w:tcPr>
            <w:tcW w:w="312" w:type="pct"/>
            <w:tcBorders>
              <w:top w:val="nil"/>
              <w:left w:val="nil"/>
              <w:bottom w:val="single" w:sz="4" w:space="0" w:color="70AD47"/>
              <w:right w:val="single" w:sz="4" w:space="0" w:color="70AD47"/>
            </w:tcBorders>
            <w:shd w:val="clear" w:color="auto" w:fill="E2EFD9"/>
            <w:vAlign w:val="center"/>
          </w:tcPr>
          <w:p w14:paraId="0E95FC0D" w14:textId="77777777" w:rsidR="009729B8" w:rsidRDefault="00296A1D">
            <w:pPr>
              <w:widowControl w:val="0"/>
              <w:tabs>
                <w:tab w:val="left" w:pos="940"/>
                <w:tab w:val="left" w:pos="1440"/>
              </w:tabs>
              <w:spacing w:after="0"/>
              <w:jc w:val="left"/>
              <w:rPr>
                <w:i/>
                <w:sz w:val="16"/>
                <w:szCs w:val="16"/>
              </w:rPr>
            </w:pPr>
            <w:r>
              <w:rPr>
                <w:i/>
                <w:sz w:val="16"/>
                <w:szCs w:val="16"/>
              </w:rPr>
              <w:t>83.97 % Accuracy</w:t>
            </w:r>
          </w:p>
        </w:tc>
        <w:tc>
          <w:tcPr>
            <w:tcW w:w="399" w:type="pct"/>
            <w:tcBorders>
              <w:top w:val="nil"/>
              <w:left w:val="nil"/>
              <w:bottom w:val="single" w:sz="4" w:space="0" w:color="70AD47"/>
              <w:right w:val="single" w:sz="4" w:space="0" w:color="70AD47"/>
            </w:tcBorders>
            <w:shd w:val="clear" w:color="auto" w:fill="E2EFD9"/>
            <w:vAlign w:val="center"/>
          </w:tcPr>
          <w:p w14:paraId="2AF33DF7" w14:textId="77777777" w:rsidR="009729B8" w:rsidRDefault="00296A1D">
            <w:pPr>
              <w:widowControl w:val="0"/>
              <w:tabs>
                <w:tab w:val="left" w:pos="940"/>
                <w:tab w:val="left" w:pos="1440"/>
              </w:tabs>
              <w:spacing w:after="0"/>
              <w:jc w:val="left"/>
              <w:rPr>
                <w:i/>
                <w:sz w:val="16"/>
                <w:szCs w:val="16"/>
              </w:rPr>
            </w:pPr>
            <w:r>
              <w:rPr>
                <w:i/>
                <w:sz w:val="16"/>
                <w:szCs w:val="16"/>
              </w:rPr>
              <w:t>Good accuracy and models but not good architectures</w:t>
            </w:r>
          </w:p>
        </w:tc>
      </w:tr>
      <w:tr w:rsidR="009729B8" w14:paraId="16A66782"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2F128EC1" w14:textId="77777777" w:rsidR="009729B8" w:rsidRDefault="00296A1D">
            <w:pPr>
              <w:widowControl w:val="0"/>
              <w:tabs>
                <w:tab w:val="left" w:pos="940"/>
                <w:tab w:val="left" w:pos="1440"/>
              </w:tabs>
              <w:spacing w:after="0"/>
              <w:jc w:val="left"/>
              <w:rPr>
                <w:b/>
                <w:i/>
                <w:sz w:val="16"/>
                <w:szCs w:val="16"/>
              </w:rPr>
            </w:pPr>
            <w:r>
              <w:rPr>
                <w:b/>
                <w:i/>
                <w:sz w:val="16"/>
                <w:szCs w:val="16"/>
              </w:rPr>
              <w:t>6</w:t>
            </w:r>
          </w:p>
        </w:tc>
        <w:tc>
          <w:tcPr>
            <w:tcW w:w="1719" w:type="pct"/>
            <w:tcBorders>
              <w:top w:val="nil"/>
              <w:left w:val="single" w:sz="4" w:space="0" w:color="70AD47"/>
              <w:bottom w:val="single" w:sz="4" w:space="0" w:color="70AD47"/>
              <w:right w:val="single" w:sz="4" w:space="0" w:color="70AD47"/>
            </w:tcBorders>
            <w:shd w:val="clear" w:color="auto" w:fill="auto"/>
            <w:vAlign w:val="center"/>
          </w:tcPr>
          <w:p w14:paraId="75FB3E6D" w14:textId="77777777" w:rsidR="009729B8" w:rsidRDefault="00296A1D">
            <w:pPr>
              <w:widowControl w:val="0"/>
              <w:tabs>
                <w:tab w:val="left" w:pos="940"/>
                <w:tab w:val="left" w:pos="1440"/>
              </w:tabs>
              <w:spacing w:after="0"/>
              <w:jc w:val="left"/>
              <w:rPr>
                <w:i/>
                <w:sz w:val="16"/>
                <w:szCs w:val="16"/>
              </w:rPr>
            </w:pPr>
            <w:r>
              <w:rPr>
                <w:i/>
                <w:sz w:val="16"/>
                <w:szCs w:val="16"/>
              </w:rPr>
              <w:t>Hybrid Approach for Emotion Classification of Audio Conversation</w:t>
            </w:r>
            <w:r>
              <w:rPr>
                <w:i/>
                <w:sz w:val="16"/>
                <w:szCs w:val="16"/>
              </w:rPr>
              <w:br/>
              <w:t>Based on Text and Speech Mining</w:t>
            </w:r>
          </w:p>
        </w:tc>
        <w:tc>
          <w:tcPr>
            <w:tcW w:w="428" w:type="pct"/>
            <w:tcBorders>
              <w:top w:val="nil"/>
              <w:left w:val="nil"/>
              <w:bottom w:val="single" w:sz="4" w:space="0" w:color="70AD47"/>
              <w:right w:val="single" w:sz="4" w:space="0" w:color="70AD47"/>
            </w:tcBorders>
            <w:shd w:val="clear" w:color="auto" w:fill="auto"/>
            <w:vAlign w:val="center"/>
          </w:tcPr>
          <w:p w14:paraId="4296E444" w14:textId="77777777" w:rsidR="009729B8" w:rsidRDefault="00296A1D">
            <w:pPr>
              <w:widowControl w:val="0"/>
              <w:tabs>
                <w:tab w:val="left" w:pos="940"/>
                <w:tab w:val="left" w:pos="1440"/>
              </w:tabs>
              <w:spacing w:after="0"/>
              <w:jc w:val="left"/>
              <w:rPr>
                <w:i/>
                <w:sz w:val="16"/>
                <w:szCs w:val="16"/>
              </w:rPr>
            </w:pPr>
            <w:r>
              <w:rPr>
                <w:i/>
                <w:sz w:val="16"/>
                <w:szCs w:val="16"/>
              </w:rPr>
              <w:t>Hybrid, DL</w:t>
            </w:r>
          </w:p>
        </w:tc>
        <w:tc>
          <w:tcPr>
            <w:tcW w:w="466" w:type="pct"/>
            <w:tcBorders>
              <w:top w:val="nil"/>
              <w:left w:val="nil"/>
              <w:bottom w:val="single" w:sz="4" w:space="0" w:color="70AD47"/>
              <w:right w:val="single" w:sz="4" w:space="0" w:color="70AD47"/>
            </w:tcBorders>
            <w:shd w:val="clear" w:color="auto" w:fill="auto"/>
            <w:vAlign w:val="center"/>
          </w:tcPr>
          <w:p w14:paraId="31BFEA88" w14:textId="77777777" w:rsidR="009729B8" w:rsidRDefault="00296A1D">
            <w:pPr>
              <w:widowControl w:val="0"/>
              <w:tabs>
                <w:tab w:val="left" w:pos="940"/>
                <w:tab w:val="left" w:pos="1440"/>
              </w:tabs>
              <w:spacing w:after="0"/>
              <w:jc w:val="left"/>
              <w:rPr>
                <w:i/>
                <w:sz w:val="16"/>
                <w:szCs w:val="16"/>
              </w:rPr>
            </w:pPr>
            <w:r>
              <w:rPr>
                <w:i/>
                <w:sz w:val="16"/>
                <w:szCs w:val="16"/>
              </w:rPr>
              <w:t>USC-IEMOCAP</w:t>
            </w:r>
          </w:p>
        </w:tc>
        <w:tc>
          <w:tcPr>
            <w:tcW w:w="265" w:type="pct"/>
            <w:tcBorders>
              <w:top w:val="nil"/>
              <w:left w:val="nil"/>
              <w:bottom w:val="single" w:sz="4" w:space="0" w:color="70AD47"/>
              <w:right w:val="single" w:sz="4" w:space="0" w:color="70AD47"/>
            </w:tcBorders>
            <w:shd w:val="clear" w:color="auto" w:fill="auto"/>
            <w:vAlign w:val="center"/>
          </w:tcPr>
          <w:p w14:paraId="2A95377A"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auto"/>
            <w:vAlign w:val="center"/>
          </w:tcPr>
          <w:p w14:paraId="397E1584" w14:textId="77777777" w:rsidR="009729B8" w:rsidRDefault="00296A1D">
            <w:pPr>
              <w:widowControl w:val="0"/>
              <w:tabs>
                <w:tab w:val="left" w:pos="940"/>
                <w:tab w:val="left" w:pos="1440"/>
              </w:tabs>
              <w:spacing w:after="0"/>
              <w:jc w:val="left"/>
              <w:rPr>
                <w:i/>
                <w:sz w:val="16"/>
                <w:szCs w:val="16"/>
              </w:rPr>
            </w:pPr>
            <w:r>
              <w:rPr>
                <w:i/>
                <w:sz w:val="16"/>
                <w:szCs w:val="16"/>
              </w:rPr>
              <w:t>SVM</w:t>
            </w:r>
          </w:p>
        </w:tc>
        <w:tc>
          <w:tcPr>
            <w:tcW w:w="389" w:type="pct"/>
            <w:tcBorders>
              <w:top w:val="nil"/>
              <w:left w:val="nil"/>
              <w:bottom w:val="single" w:sz="4" w:space="0" w:color="70AD47"/>
              <w:right w:val="single" w:sz="4" w:space="0" w:color="70AD47"/>
            </w:tcBorders>
            <w:shd w:val="clear" w:color="auto" w:fill="auto"/>
            <w:vAlign w:val="center"/>
          </w:tcPr>
          <w:p w14:paraId="350C4CC2" w14:textId="77777777" w:rsidR="009729B8" w:rsidRDefault="00296A1D">
            <w:pPr>
              <w:widowControl w:val="0"/>
              <w:tabs>
                <w:tab w:val="left" w:pos="940"/>
                <w:tab w:val="left" w:pos="1440"/>
              </w:tabs>
              <w:spacing w:after="0"/>
              <w:jc w:val="left"/>
              <w:rPr>
                <w:i/>
                <w:sz w:val="16"/>
                <w:szCs w:val="16"/>
              </w:rPr>
            </w:pPr>
            <w:r>
              <w:rPr>
                <w:i/>
                <w:sz w:val="16"/>
                <w:szCs w:val="16"/>
              </w:rPr>
              <w:t>UBM,GMM</w:t>
            </w:r>
          </w:p>
        </w:tc>
        <w:tc>
          <w:tcPr>
            <w:tcW w:w="389" w:type="pct"/>
            <w:tcBorders>
              <w:top w:val="nil"/>
              <w:left w:val="nil"/>
              <w:bottom w:val="single" w:sz="4" w:space="0" w:color="70AD47"/>
              <w:right w:val="single" w:sz="4" w:space="0" w:color="70AD47"/>
            </w:tcBorders>
            <w:shd w:val="clear" w:color="auto" w:fill="auto"/>
            <w:vAlign w:val="center"/>
          </w:tcPr>
          <w:p w14:paraId="33E98638" w14:textId="77777777" w:rsidR="009729B8" w:rsidRDefault="00296A1D">
            <w:pPr>
              <w:widowControl w:val="0"/>
              <w:tabs>
                <w:tab w:val="left" w:pos="940"/>
                <w:tab w:val="left" w:pos="1440"/>
              </w:tabs>
              <w:spacing w:after="0"/>
              <w:jc w:val="left"/>
              <w:rPr>
                <w:i/>
                <w:sz w:val="16"/>
                <w:szCs w:val="16"/>
              </w:rPr>
            </w:pPr>
            <w:proofErr w:type="spellStart"/>
            <w:r>
              <w:rPr>
                <w:i/>
                <w:sz w:val="16"/>
                <w:szCs w:val="16"/>
              </w:rPr>
              <w:t>eVECTOR</w:t>
            </w:r>
            <w:proofErr w:type="spellEnd"/>
            <w:r>
              <w:rPr>
                <w:i/>
                <w:sz w:val="16"/>
                <w:szCs w:val="16"/>
              </w:rPr>
              <w:t xml:space="preserve"> and </w:t>
            </w:r>
            <w:proofErr w:type="spellStart"/>
            <w:r>
              <w:rPr>
                <w:i/>
                <w:sz w:val="16"/>
                <w:szCs w:val="16"/>
              </w:rPr>
              <w:t>BoW</w:t>
            </w:r>
            <w:proofErr w:type="spellEnd"/>
            <w:r>
              <w:rPr>
                <w:i/>
                <w:sz w:val="16"/>
                <w:szCs w:val="16"/>
              </w:rPr>
              <w:t xml:space="preserve"> features</w:t>
            </w:r>
          </w:p>
        </w:tc>
        <w:tc>
          <w:tcPr>
            <w:tcW w:w="312" w:type="pct"/>
            <w:tcBorders>
              <w:top w:val="nil"/>
              <w:left w:val="nil"/>
              <w:bottom w:val="single" w:sz="4" w:space="0" w:color="70AD47"/>
              <w:right w:val="single" w:sz="4" w:space="0" w:color="70AD47"/>
            </w:tcBorders>
            <w:shd w:val="clear" w:color="auto" w:fill="auto"/>
            <w:vAlign w:val="center"/>
          </w:tcPr>
          <w:p w14:paraId="20CEE0B9" w14:textId="77777777" w:rsidR="009729B8" w:rsidRDefault="00296A1D">
            <w:pPr>
              <w:widowControl w:val="0"/>
              <w:tabs>
                <w:tab w:val="left" w:pos="940"/>
                <w:tab w:val="left" w:pos="1440"/>
              </w:tabs>
              <w:spacing w:after="0"/>
              <w:jc w:val="left"/>
              <w:rPr>
                <w:i/>
                <w:sz w:val="16"/>
                <w:szCs w:val="16"/>
              </w:rPr>
            </w:pPr>
            <w:r>
              <w:rPr>
                <w:i/>
                <w:sz w:val="16"/>
                <w:szCs w:val="16"/>
              </w:rPr>
              <w:t>69.2 % Accuracy</w:t>
            </w:r>
          </w:p>
        </w:tc>
        <w:tc>
          <w:tcPr>
            <w:tcW w:w="399" w:type="pct"/>
            <w:tcBorders>
              <w:top w:val="nil"/>
              <w:left w:val="nil"/>
              <w:bottom w:val="single" w:sz="4" w:space="0" w:color="70AD47"/>
              <w:right w:val="single" w:sz="4" w:space="0" w:color="70AD47"/>
            </w:tcBorders>
            <w:shd w:val="clear" w:color="auto" w:fill="auto"/>
            <w:vAlign w:val="center"/>
          </w:tcPr>
          <w:p w14:paraId="3B8FCC89" w14:textId="77777777" w:rsidR="009729B8" w:rsidRDefault="00296A1D">
            <w:pPr>
              <w:widowControl w:val="0"/>
              <w:tabs>
                <w:tab w:val="left" w:pos="940"/>
                <w:tab w:val="left" w:pos="1440"/>
              </w:tabs>
              <w:spacing w:after="0"/>
              <w:jc w:val="left"/>
              <w:rPr>
                <w:i/>
                <w:sz w:val="16"/>
                <w:szCs w:val="16"/>
              </w:rPr>
            </w:pPr>
            <w:r>
              <w:rPr>
                <w:i/>
                <w:sz w:val="16"/>
                <w:szCs w:val="16"/>
              </w:rPr>
              <w:t>Suitable models but not better performance in acoustic</w:t>
            </w:r>
          </w:p>
        </w:tc>
      </w:tr>
      <w:tr w:rsidR="009729B8" w14:paraId="34295A4E"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08DDA180" w14:textId="77777777" w:rsidR="009729B8" w:rsidRDefault="00296A1D">
            <w:pPr>
              <w:widowControl w:val="0"/>
              <w:tabs>
                <w:tab w:val="left" w:pos="940"/>
                <w:tab w:val="left" w:pos="1440"/>
              </w:tabs>
              <w:spacing w:after="0"/>
              <w:jc w:val="left"/>
              <w:rPr>
                <w:b/>
                <w:i/>
                <w:sz w:val="16"/>
                <w:szCs w:val="16"/>
              </w:rPr>
            </w:pPr>
            <w:r>
              <w:rPr>
                <w:b/>
                <w:i/>
                <w:sz w:val="16"/>
                <w:szCs w:val="16"/>
              </w:rPr>
              <w:lastRenderedPageBreak/>
              <w:t>7</w:t>
            </w:r>
          </w:p>
        </w:tc>
        <w:tc>
          <w:tcPr>
            <w:tcW w:w="1719" w:type="pct"/>
            <w:tcBorders>
              <w:top w:val="nil"/>
              <w:left w:val="single" w:sz="4" w:space="0" w:color="70AD47"/>
              <w:bottom w:val="single" w:sz="4" w:space="0" w:color="70AD47"/>
              <w:right w:val="single" w:sz="4" w:space="0" w:color="70AD47"/>
            </w:tcBorders>
            <w:shd w:val="clear" w:color="auto" w:fill="E2EFD9"/>
            <w:vAlign w:val="center"/>
          </w:tcPr>
          <w:p w14:paraId="3989529D" w14:textId="77777777" w:rsidR="009729B8" w:rsidRDefault="00296A1D">
            <w:pPr>
              <w:widowControl w:val="0"/>
              <w:tabs>
                <w:tab w:val="left" w:pos="940"/>
                <w:tab w:val="left" w:pos="1440"/>
              </w:tabs>
              <w:spacing w:after="0"/>
              <w:jc w:val="left"/>
              <w:rPr>
                <w:i/>
                <w:sz w:val="16"/>
                <w:szCs w:val="16"/>
              </w:rPr>
            </w:pPr>
            <w:r>
              <w:rPr>
                <w:i/>
                <w:sz w:val="16"/>
                <w:szCs w:val="16"/>
              </w:rPr>
              <w:t>Deep learning approach to text analysis for</w:t>
            </w:r>
            <w:r>
              <w:rPr>
                <w:i/>
                <w:sz w:val="16"/>
                <w:szCs w:val="16"/>
              </w:rPr>
              <w:br/>
              <w:t>human emotion detection from big data</w:t>
            </w:r>
          </w:p>
        </w:tc>
        <w:tc>
          <w:tcPr>
            <w:tcW w:w="428" w:type="pct"/>
            <w:tcBorders>
              <w:top w:val="nil"/>
              <w:left w:val="nil"/>
              <w:bottom w:val="single" w:sz="4" w:space="0" w:color="70AD47"/>
              <w:right w:val="single" w:sz="4" w:space="0" w:color="70AD47"/>
            </w:tcBorders>
            <w:shd w:val="clear" w:color="auto" w:fill="E2EFD9"/>
            <w:vAlign w:val="center"/>
          </w:tcPr>
          <w:p w14:paraId="643323D4" w14:textId="77777777" w:rsidR="009729B8" w:rsidRDefault="00296A1D">
            <w:pPr>
              <w:widowControl w:val="0"/>
              <w:tabs>
                <w:tab w:val="left" w:pos="940"/>
                <w:tab w:val="left" w:pos="1440"/>
              </w:tabs>
              <w:spacing w:after="0"/>
              <w:jc w:val="left"/>
              <w:rPr>
                <w:i/>
                <w:sz w:val="16"/>
                <w:szCs w:val="16"/>
              </w:rPr>
            </w:pPr>
            <w:r>
              <w:rPr>
                <w:i/>
                <w:sz w:val="16"/>
                <w:szCs w:val="16"/>
              </w:rPr>
              <w:t>Hybrid, SVM, NLP</w:t>
            </w:r>
          </w:p>
        </w:tc>
        <w:tc>
          <w:tcPr>
            <w:tcW w:w="466" w:type="pct"/>
            <w:tcBorders>
              <w:top w:val="nil"/>
              <w:left w:val="nil"/>
              <w:bottom w:val="single" w:sz="4" w:space="0" w:color="70AD47"/>
              <w:right w:val="single" w:sz="4" w:space="0" w:color="70AD47"/>
            </w:tcBorders>
            <w:shd w:val="clear" w:color="auto" w:fill="E2EFD9"/>
            <w:vAlign w:val="center"/>
          </w:tcPr>
          <w:p w14:paraId="18F27135" w14:textId="77777777" w:rsidR="009729B8" w:rsidRDefault="00296A1D">
            <w:pPr>
              <w:widowControl w:val="0"/>
              <w:tabs>
                <w:tab w:val="left" w:pos="940"/>
                <w:tab w:val="left" w:pos="1440"/>
              </w:tabs>
              <w:spacing w:after="0"/>
              <w:jc w:val="left"/>
              <w:rPr>
                <w:i/>
                <w:sz w:val="16"/>
                <w:szCs w:val="16"/>
              </w:rPr>
            </w:pPr>
            <w:r>
              <w:rPr>
                <w:i/>
                <w:sz w:val="16"/>
                <w:szCs w:val="16"/>
              </w:rPr>
              <w:t>SemEval-2007, Enteraface'05 Emotion</w:t>
            </w:r>
          </w:p>
        </w:tc>
        <w:tc>
          <w:tcPr>
            <w:tcW w:w="265" w:type="pct"/>
            <w:tcBorders>
              <w:top w:val="nil"/>
              <w:left w:val="nil"/>
              <w:bottom w:val="single" w:sz="4" w:space="0" w:color="70AD47"/>
              <w:right w:val="single" w:sz="4" w:space="0" w:color="70AD47"/>
            </w:tcBorders>
            <w:shd w:val="clear" w:color="auto" w:fill="E2EFD9"/>
            <w:vAlign w:val="center"/>
          </w:tcPr>
          <w:p w14:paraId="27EDB507" w14:textId="77777777" w:rsidR="009729B8" w:rsidRDefault="00296A1D">
            <w:pPr>
              <w:widowControl w:val="0"/>
              <w:tabs>
                <w:tab w:val="left" w:pos="940"/>
                <w:tab w:val="left" w:pos="1440"/>
              </w:tabs>
              <w:spacing w:after="0"/>
              <w:jc w:val="left"/>
              <w:rPr>
                <w:i/>
                <w:sz w:val="16"/>
                <w:szCs w:val="16"/>
              </w:rPr>
            </w:pPr>
            <w:r>
              <w:rPr>
                <w:i/>
                <w:sz w:val="16"/>
                <w:szCs w:val="16"/>
              </w:rPr>
              <w:t>5</w:t>
            </w:r>
          </w:p>
        </w:tc>
        <w:tc>
          <w:tcPr>
            <w:tcW w:w="451" w:type="pct"/>
            <w:tcBorders>
              <w:top w:val="nil"/>
              <w:left w:val="nil"/>
              <w:bottom w:val="single" w:sz="4" w:space="0" w:color="70AD47"/>
              <w:right w:val="single" w:sz="4" w:space="0" w:color="70AD47"/>
            </w:tcBorders>
            <w:shd w:val="clear" w:color="auto" w:fill="E2EFD9"/>
            <w:vAlign w:val="center"/>
          </w:tcPr>
          <w:p w14:paraId="65469EEA" w14:textId="77777777" w:rsidR="009729B8" w:rsidRDefault="00296A1D">
            <w:pPr>
              <w:widowControl w:val="0"/>
              <w:tabs>
                <w:tab w:val="left" w:pos="940"/>
                <w:tab w:val="left" w:pos="1440"/>
              </w:tabs>
              <w:spacing w:after="0"/>
              <w:jc w:val="left"/>
              <w:rPr>
                <w:i/>
                <w:sz w:val="16"/>
                <w:szCs w:val="16"/>
              </w:rPr>
            </w:pPr>
            <w:r>
              <w:rPr>
                <w:i/>
                <w:sz w:val="16"/>
                <w:szCs w:val="16"/>
              </w:rPr>
              <w:t>Sentence Splitter, NLTK</w:t>
            </w:r>
          </w:p>
        </w:tc>
        <w:tc>
          <w:tcPr>
            <w:tcW w:w="389" w:type="pct"/>
            <w:tcBorders>
              <w:top w:val="nil"/>
              <w:left w:val="nil"/>
              <w:bottom w:val="single" w:sz="4" w:space="0" w:color="70AD47"/>
              <w:right w:val="single" w:sz="4" w:space="0" w:color="70AD47"/>
            </w:tcBorders>
            <w:shd w:val="clear" w:color="auto" w:fill="E2EFD9"/>
            <w:vAlign w:val="center"/>
          </w:tcPr>
          <w:p w14:paraId="614B5AE3" w14:textId="77777777" w:rsidR="009729B8" w:rsidRDefault="00296A1D">
            <w:pPr>
              <w:widowControl w:val="0"/>
              <w:tabs>
                <w:tab w:val="left" w:pos="940"/>
                <w:tab w:val="left" w:pos="1440"/>
              </w:tabs>
              <w:spacing w:after="0"/>
              <w:jc w:val="left"/>
              <w:rPr>
                <w:i/>
                <w:sz w:val="16"/>
                <w:szCs w:val="16"/>
              </w:rPr>
            </w:pPr>
            <w:r>
              <w:rPr>
                <w:i/>
                <w:sz w:val="16"/>
                <w:szCs w:val="16"/>
              </w:rPr>
              <w:t>SVM</w:t>
            </w:r>
          </w:p>
        </w:tc>
        <w:tc>
          <w:tcPr>
            <w:tcW w:w="389" w:type="pct"/>
            <w:tcBorders>
              <w:top w:val="nil"/>
              <w:left w:val="nil"/>
              <w:bottom w:val="single" w:sz="4" w:space="0" w:color="70AD47"/>
              <w:right w:val="single" w:sz="4" w:space="0" w:color="70AD47"/>
            </w:tcBorders>
            <w:shd w:val="clear" w:color="auto" w:fill="E2EFD9"/>
            <w:vAlign w:val="center"/>
          </w:tcPr>
          <w:p w14:paraId="22EA952D" w14:textId="77777777" w:rsidR="009729B8" w:rsidRDefault="00296A1D">
            <w:pPr>
              <w:widowControl w:val="0"/>
              <w:tabs>
                <w:tab w:val="left" w:pos="940"/>
                <w:tab w:val="left" w:pos="1440"/>
              </w:tabs>
              <w:spacing w:after="0"/>
              <w:jc w:val="left"/>
              <w:rPr>
                <w:i/>
                <w:sz w:val="16"/>
                <w:szCs w:val="16"/>
              </w:rPr>
            </w:pPr>
            <w:r>
              <w:rPr>
                <w:i/>
                <w:sz w:val="16"/>
                <w:szCs w:val="16"/>
              </w:rPr>
              <w:t>POS tagging, NLP</w:t>
            </w:r>
          </w:p>
        </w:tc>
        <w:tc>
          <w:tcPr>
            <w:tcW w:w="312" w:type="pct"/>
            <w:tcBorders>
              <w:top w:val="nil"/>
              <w:left w:val="nil"/>
              <w:bottom w:val="single" w:sz="4" w:space="0" w:color="70AD47"/>
              <w:right w:val="single" w:sz="4" w:space="0" w:color="70AD47"/>
            </w:tcBorders>
            <w:shd w:val="clear" w:color="auto" w:fill="E2EFD9"/>
            <w:vAlign w:val="center"/>
          </w:tcPr>
          <w:p w14:paraId="1C69A99B" w14:textId="77777777" w:rsidR="009729B8" w:rsidRDefault="00296A1D">
            <w:pPr>
              <w:widowControl w:val="0"/>
              <w:tabs>
                <w:tab w:val="left" w:pos="940"/>
                <w:tab w:val="left" w:pos="1440"/>
              </w:tabs>
              <w:spacing w:after="0"/>
              <w:jc w:val="left"/>
              <w:rPr>
                <w:i/>
                <w:sz w:val="16"/>
                <w:szCs w:val="16"/>
              </w:rPr>
            </w:pPr>
            <w:r>
              <w:rPr>
                <w:i/>
                <w:sz w:val="16"/>
                <w:szCs w:val="16"/>
              </w:rPr>
              <w:t>90 % Accuracy</w:t>
            </w:r>
          </w:p>
        </w:tc>
        <w:tc>
          <w:tcPr>
            <w:tcW w:w="399" w:type="pct"/>
            <w:tcBorders>
              <w:top w:val="nil"/>
              <w:left w:val="nil"/>
              <w:bottom w:val="single" w:sz="4" w:space="0" w:color="70AD47"/>
              <w:right w:val="single" w:sz="4" w:space="0" w:color="70AD47"/>
            </w:tcBorders>
            <w:shd w:val="clear" w:color="auto" w:fill="E2EFD9"/>
            <w:vAlign w:val="center"/>
          </w:tcPr>
          <w:p w14:paraId="1C9C5303" w14:textId="77777777" w:rsidR="009729B8" w:rsidRDefault="00296A1D">
            <w:pPr>
              <w:widowControl w:val="0"/>
              <w:tabs>
                <w:tab w:val="left" w:pos="940"/>
                <w:tab w:val="left" w:pos="1440"/>
              </w:tabs>
              <w:spacing w:after="0"/>
              <w:jc w:val="left"/>
              <w:rPr>
                <w:i/>
                <w:sz w:val="16"/>
                <w:szCs w:val="16"/>
              </w:rPr>
            </w:pPr>
            <w:r>
              <w:rPr>
                <w:i/>
                <w:sz w:val="16"/>
                <w:szCs w:val="16"/>
              </w:rPr>
              <w:t>Module can be implement as input to devices but not good architectures</w:t>
            </w:r>
          </w:p>
        </w:tc>
      </w:tr>
      <w:tr w:rsidR="009729B8" w14:paraId="65503C3E"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317A2F5D" w14:textId="77777777" w:rsidR="009729B8" w:rsidRDefault="00296A1D">
            <w:pPr>
              <w:widowControl w:val="0"/>
              <w:tabs>
                <w:tab w:val="left" w:pos="940"/>
                <w:tab w:val="left" w:pos="1440"/>
              </w:tabs>
              <w:spacing w:after="0"/>
              <w:jc w:val="left"/>
              <w:rPr>
                <w:b/>
                <w:i/>
                <w:sz w:val="16"/>
                <w:szCs w:val="16"/>
              </w:rPr>
            </w:pPr>
            <w:r>
              <w:rPr>
                <w:b/>
                <w:i/>
                <w:sz w:val="16"/>
                <w:szCs w:val="16"/>
              </w:rPr>
              <w:t>8</w:t>
            </w:r>
          </w:p>
        </w:tc>
        <w:tc>
          <w:tcPr>
            <w:tcW w:w="1719" w:type="pct"/>
            <w:tcBorders>
              <w:top w:val="nil"/>
              <w:left w:val="single" w:sz="4" w:space="0" w:color="70AD47"/>
              <w:bottom w:val="single" w:sz="4" w:space="0" w:color="70AD47"/>
              <w:right w:val="single" w:sz="4" w:space="0" w:color="70AD47"/>
            </w:tcBorders>
            <w:shd w:val="clear" w:color="auto" w:fill="auto"/>
            <w:vAlign w:val="center"/>
          </w:tcPr>
          <w:p w14:paraId="3777D223" w14:textId="77777777" w:rsidR="009729B8" w:rsidRDefault="00296A1D">
            <w:pPr>
              <w:widowControl w:val="0"/>
              <w:tabs>
                <w:tab w:val="left" w:pos="940"/>
                <w:tab w:val="left" w:pos="1440"/>
              </w:tabs>
              <w:spacing w:after="0"/>
              <w:jc w:val="left"/>
              <w:rPr>
                <w:i/>
                <w:sz w:val="16"/>
                <w:szCs w:val="16"/>
              </w:rPr>
            </w:pPr>
            <w:r>
              <w:rPr>
                <w:i/>
                <w:sz w:val="16"/>
                <w:szCs w:val="16"/>
              </w:rPr>
              <w:t>SPEECH EMOTION RECOGNITION USING SELF-SUPERVISED FEATURES</w:t>
            </w:r>
          </w:p>
        </w:tc>
        <w:tc>
          <w:tcPr>
            <w:tcW w:w="428" w:type="pct"/>
            <w:tcBorders>
              <w:top w:val="nil"/>
              <w:left w:val="nil"/>
              <w:bottom w:val="single" w:sz="4" w:space="0" w:color="70AD47"/>
              <w:right w:val="single" w:sz="4" w:space="0" w:color="70AD47"/>
            </w:tcBorders>
            <w:shd w:val="clear" w:color="auto" w:fill="auto"/>
            <w:vAlign w:val="center"/>
          </w:tcPr>
          <w:p w14:paraId="0AC549E8" w14:textId="77777777" w:rsidR="009729B8" w:rsidRDefault="00296A1D">
            <w:pPr>
              <w:widowControl w:val="0"/>
              <w:tabs>
                <w:tab w:val="left" w:pos="940"/>
                <w:tab w:val="left" w:pos="1440"/>
              </w:tabs>
              <w:spacing w:after="0"/>
              <w:jc w:val="left"/>
              <w:rPr>
                <w:i/>
                <w:sz w:val="16"/>
                <w:szCs w:val="16"/>
              </w:rPr>
            </w:pPr>
            <w:r>
              <w:rPr>
                <w:i/>
                <w:sz w:val="16"/>
                <w:szCs w:val="16"/>
              </w:rPr>
              <w:t>NLP,DL</w:t>
            </w:r>
          </w:p>
        </w:tc>
        <w:tc>
          <w:tcPr>
            <w:tcW w:w="466" w:type="pct"/>
            <w:tcBorders>
              <w:top w:val="nil"/>
              <w:left w:val="nil"/>
              <w:bottom w:val="single" w:sz="4" w:space="0" w:color="70AD47"/>
              <w:right w:val="single" w:sz="4" w:space="0" w:color="70AD47"/>
            </w:tcBorders>
            <w:shd w:val="clear" w:color="auto" w:fill="auto"/>
            <w:vAlign w:val="center"/>
          </w:tcPr>
          <w:p w14:paraId="4DB0FDCE" w14:textId="77777777" w:rsidR="009729B8" w:rsidRDefault="00296A1D">
            <w:pPr>
              <w:widowControl w:val="0"/>
              <w:tabs>
                <w:tab w:val="left" w:pos="940"/>
                <w:tab w:val="left" w:pos="1440"/>
              </w:tabs>
              <w:spacing w:after="0"/>
              <w:jc w:val="left"/>
              <w:rPr>
                <w:i/>
                <w:sz w:val="16"/>
                <w:szCs w:val="16"/>
              </w:rPr>
            </w:pPr>
            <w:r>
              <w:rPr>
                <w:i/>
                <w:sz w:val="16"/>
                <w:szCs w:val="16"/>
              </w:rPr>
              <w:t>IEMOCAP</w:t>
            </w:r>
          </w:p>
        </w:tc>
        <w:tc>
          <w:tcPr>
            <w:tcW w:w="265" w:type="pct"/>
            <w:tcBorders>
              <w:top w:val="nil"/>
              <w:left w:val="nil"/>
              <w:bottom w:val="single" w:sz="4" w:space="0" w:color="70AD47"/>
              <w:right w:val="single" w:sz="4" w:space="0" w:color="70AD47"/>
            </w:tcBorders>
            <w:shd w:val="clear" w:color="auto" w:fill="auto"/>
            <w:vAlign w:val="center"/>
          </w:tcPr>
          <w:p w14:paraId="1A05AE57" w14:textId="77777777" w:rsidR="009729B8" w:rsidRDefault="00296A1D">
            <w:pPr>
              <w:widowControl w:val="0"/>
              <w:tabs>
                <w:tab w:val="left" w:pos="940"/>
                <w:tab w:val="left" w:pos="1440"/>
              </w:tabs>
              <w:spacing w:after="0"/>
              <w:jc w:val="left"/>
              <w:rPr>
                <w:i/>
                <w:sz w:val="16"/>
                <w:szCs w:val="16"/>
              </w:rPr>
            </w:pPr>
            <w:r>
              <w:rPr>
                <w:i/>
                <w:sz w:val="16"/>
                <w:szCs w:val="16"/>
              </w:rPr>
              <w:t>8</w:t>
            </w:r>
          </w:p>
        </w:tc>
        <w:tc>
          <w:tcPr>
            <w:tcW w:w="451" w:type="pct"/>
            <w:tcBorders>
              <w:top w:val="nil"/>
              <w:left w:val="nil"/>
              <w:bottom w:val="single" w:sz="4" w:space="0" w:color="70AD47"/>
              <w:right w:val="single" w:sz="4" w:space="0" w:color="70AD47"/>
            </w:tcBorders>
            <w:shd w:val="clear" w:color="auto" w:fill="auto"/>
            <w:vAlign w:val="center"/>
          </w:tcPr>
          <w:p w14:paraId="66FE05A9" w14:textId="77777777" w:rsidR="009729B8" w:rsidRDefault="00296A1D">
            <w:pPr>
              <w:widowControl w:val="0"/>
              <w:tabs>
                <w:tab w:val="left" w:pos="940"/>
                <w:tab w:val="left" w:pos="1440"/>
              </w:tabs>
              <w:spacing w:after="0"/>
              <w:jc w:val="left"/>
              <w:rPr>
                <w:i/>
                <w:sz w:val="16"/>
                <w:szCs w:val="16"/>
              </w:rPr>
            </w:pPr>
            <w:r>
              <w:rPr>
                <w:i/>
                <w:sz w:val="16"/>
                <w:szCs w:val="16"/>
              </w:rPr>
              <w:t>NLTK</w:t>
            </w:r>
          </w:p>
        </w:tc>
        <w:tc>
          <w:tcPr>
            <w:tcW w:w="389" w:type="pct"/>
            <w:tcBorders>
              <w:top w:val="nil"/>
              <w:left w:val="nil"/>
              <w:bottom w:val="single" w:sz="4" w:space="0" w:color="70AD47"/>
              <w:right w:val="single" w:sz="4" w:space="0" w:color="70AD47"/>
            </w:tcBorders>
            <w:shd w:val="clear" w:color="auto" w:fill="auto"/>
            <w:vAlign w:val="center"/>
          </w:tcPr>
          <w:p w14:paraId="3A2C1E3B" w14:textId="77777777" w:rsidR="009729B8" w:rsidRDefault="00296A1D">
            <w:pPr>
              <w:widowControl w:val="0"/>
              <w:tabs>
                <w:tab w:val="left" w:pos="940"/>
                <w:tab w:val="left" w:pos="1440"/>
              </w:tabs>
              <w:spacing w:after="0"/>
              <w:jc w:val="left"/>
              <w:rPr>
                <w:i/>
                <w:sz w:val="16"/>
                <w:szCs w:val="16"/>
              </w:rPr>
            </w:pPr>
            <w:r>
              <w:rPr>
                <w:i/>
                <w:sz w:val="16"/>
                <w:szCs w:val="16"/>
              </w:rPr>
              <w:t>DLSTA</w:t>
            </w:r>
          </w:p>
        </w:tc>
        <w:tc>
          <w:tcPr>
            <w:tcW w:w="389" w:type="pct"/>
            <w:tcBorders>
              <w:top w:val="nil"/>
              <w:left w:val="nil"/>
              <w:bottom w:val="single" w:sz="4" w:space="0" w:color="70AD47"/>
              <w:right w:val="single" w:sz="4" w:space="0" w:color="70AD47"/>
            </w:tcBorders>
            <w:shd w:val="clear" w:color="auto" w:fill="auto"/>
            <w:vAlign w:val="center"/>
          </w:tcPr>
          <w:p w14:paraId="49907E3F" w14:textId="77777777" w:rsidR="009729B8" w:rsidRDefault="00296A1D">
            <w:pPr>
              <w:widowControl w:val="0"/>
              <w:tabs>
                <w:tab w:val="left" w:pos="940"/>
                <w:tab w:val="left" w:pos="1440"/>
              </w:tabs>
              <w:spacing w:after="0"/>
              <w:jc w:val="left"/>
              <w:rPr>
                <w:i/>
                <w:sz w:val="16"/>
                <w:szCs w:val="16"/>
              </w:rPr>
            </w:pPr>
            <w:r>
              <w:rPr>
                <w:i/>
                <w:sz w:val="16"/>
                <w:szCs w:val="16"/>
              </w:rPr>
              <w:t>NLP techniques</w:t>
            </w:r>
          </w:p>
        </w:tc>
        <w:tc>
          <w:tcPr>
            <w:tcW w:w="312" w:type="pct"/>
            <w:tcBorders>
              <w:top w:val="nil"/>
              <w:left w:val="nil"/>
              <w:bottom w:val="single" w:sz="4" w:space="0" w:color="70AD47"/>
              <w:right w:val="single" w:sz="4" w:space="0" w:color="70AD47"/>
            </w:tcBorders>
            <w:shd w:val="clear" w:color="auto" w:fill="auto"/>
            <w:vAlign w:val="center"/>
          </w:tcPr>
          <w:p w14:paraId="4748154C" w14:textId="77777777" w:rsidR="009729B8" w:rsidRDefault="00296A1D">
            <w:pPr>
              <w:widowControl w:val="0"/>
              <w:tabs>
                <w:tab w:val="left" w:pos="940"/>
                <w:tab w:val="left" w:pos="1440"/>
              </w:tabs>
              <w:spacing w:after="0"/>
              <w:jc w:val="left"/>
              <w:rPr>
                <w:i/>
                <w:sz w:val="16"/>
                <w:szCs w:val="16"/>
              </w:rPr>
            </w:pPr>
            <w:r>
              <w:rPr>
                <w:i/>
                <w:sz w:val="16"/>
                <w:szCs w:val="16"/>
              </w:rPr>
              <w:t>97.22 % Accuracy</w:t>
            </w:r>
          </w:p>
        </w:tc>
        <w:tc>
          <w:tcPr>
            <w:tcW w:w="399" w:type="pct"/>
            <w:tcBorders>
              <w:top w:val="nil"/>
              <w:left w:val="nil"/>
              <w:bottom w:val="single" w:sz="4" w:space="0" w:color="70AD47"/>
              <w:right w:val="single" w:sz="4" w:space="0" w:color="70AD47"/>
            </w:tcBorders>
            <w:shd w:val="clear" w:color="auto" w:fill="auto"/>
            <w:vAlign w:val="center"/>
          </w:tcPr>
          <w:p w14:paraId="3365D95B" w14:textId="77777777" w:rsidR="009729B8" w:rsidRDefault="00296A1D">
            <w:pPr>
              <w:widowControl w:val="0"/>
              <w:tabs>
                <w:tab w:val="left" w:pos="940"/>
                <w:tab w:val="left" w:pos="1440"/>
              </w:tabs>
              <w:spacing w:after="0"/>
              <w:jc w:val="left"/>
              <w:rPr>
                <w:i/>
                <w:sz w:val="16"/>
                <w:szCs w:val="16"/>
              </w:rPr>
            </w:pPr>
            <w:r>
              <w:rPr>
                <w:i/>
                <w:sz w:val="16"/>
                <w:szCs w:val="16"/>
              </w:rPr>
              <w:t>Use of latest technology and architecture but not good datasets</w:t>
            </w:r>
          </w:p>
        </w:tc>
      </w:tr>
      <w:tr w:rsidR="009729B8" w14:paraId="23DE6954"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5223FB9A" w14:textId="77777777" w:rsidR="009729B8" w:rsidRDefault="00296A1D">
            <w:pPr>
              <w:widowControl w:val="0"/>
              <w:tabs>
                <w:tab w:val="left" w:pos="940"/>
                <w:tab w:val="left" w:pos="1440"/>
              </w:tabs>
              <w:spacing w:after="0"/>
              <w:jc w:val="left"/>
              <w:rPr>
                <w:b/>
                <w:i/>
                <w:sz w:val="16"/>
                <w:szCs w:val="16"/>
              </w:rPr>
            </w:pPr>
            <w:r>
              <w:rPr>
                <w:b/>
                <w:i/>
                <w:sz w:val="16"/>
                <w:szCs w:val="16"/>
              </w:rPr>
              <w:t>9</w:t>
            </w:r>
          </w:p>
        </w:tc>
        <w:tc>
          <w:tcPr>
            <w:tcW w:w="1719" w:type="pct"/>
            <w:tcBorders>
              <w:top w:val="nil"/>
              <w:left w:val="single" w:sz="4" w:space="0" w:color="70AD47"/>
              <w:bottom w:val="single" w:sz="4" w:space="0" w:color="70AD47"/>
              <w:right w:val="single" w:sz="4" w:space="0" w:color="70AD47"/>
            </w:tcBorders>
            <w:shd w:val="clear" w:color="auto" w:fill="auto"/>
            <w:vAlign w:val="center"/>
          </w:tcPr>
          <w:p w14:paraId="49781E0F" w14:textId="77777777" w:rsidR="009729B8" w:rsidRDefault="00296A1D">
            <w:pPr>
              <w:widowControl w:val="0"/>
              <w:tabs>
                <w:tab w:val="left" w:pos="940"/>
                <w:tab w:val="left" w:pos="1440"/>
              </w:tabs>
              <w:spacing w:after="0"/>
              <w:jc w:val="left"/>
              <w:rPr>
                <w:i/>
                <w:sz w:val="16"/>
                <w:szCs w:val="16"/>
              </w:rPr>
            </w:pPr>
            <w:proofErr w:type="spellStart"/>
            <w:r>
              <w:rPr>
                <w:i/>
                <w:sz w:val="16"/>
                <w:szCs w:val="16"/>
              </w:rPr>
              <w:t>Multiomdel</w:t>
            </w:r>
            <w:proofErr w:type="spellEnd"/>
            <w:r>
              <w:rPr>
                <w:i/>
                <w:sz w:val="16"/>
                <w:szCs w:val="16"/>
              </w:rPr>
              <w:t xml:space="preserve"> Speech emotion recognition using audio and text</w:t>
            </w:r>
          </w:p>
        </w:tc>
        <w:tc>
          <w:tcPr>
            <w:tcW w:w="428" w:type="pct"/>
            <w:tcBorders>
              <w:top w:val="nil"/>
              <w:left w:val="nil"/>
              <w:bottom w:val="single" w:sz="4" w:space="0" w:color="70AD47"/>
              <w:right w:val="single" w:sz="4" w:space="0" w:color="70AD47"/>
            </w:tcBorders>
            <w:shd w:val="clear" w:color="auto" w:fill="auto"/>
            <w:vAlign w:val="center"/>
          </w:tcPr>
          <w:p w14:paraId="2025FA7F" w14:textId="77777777" w:rsidR="009729B8" w:rsidRDefault="00296A1D">
            <w:pPr>
              <w:widowControl w:val="0"/>
              <w:tabs>
                <w:tab w:val="left" w:pos="940"/>
                <w:tab w:val="left" w:pos="1440"/>
              </w:tabs>
              <w:spacing w:after="0"/>
              <w:jc w:val="left"/>
              <w:rPr>
                <w:i/>
                <w:sz w:val="16"/>
                <w:szCs w:val="16"/>
              </w:rPr>
            </w:pPr>
            <w:r>
              <w:rPr>
                <w:i/>
                <w:sz w:val="16"/>
                <w:szCs w:val="16"/>
              </w:rPr>
              <w:t>DNN, RNN</w:t>
            </w:r>
          </w:p>
        </w:tc>
        <w:tc>
          <w:tcPr>
            <w:tcW w:w="466" w:type="pct"/>
            <w:tcBorders>
              <w:top w:val="nil"/>
              <w:left w:val="nil"/>
              <w:bottom w:val="single" w:sz="4" w:space="0" w:color="70AD47"/>
              <w:right w:val="single" w:sz="4" w:space="0" w:color="70AD47"/>
            </w:tcBorders>
            <w:shd w:val="clear" w:color="auto" w:fill="auto"/>
            <w:vAlign w:val="center"/>
          </w:tcPr>
          <w:p w14:paraId="6C0793D4" w14:textId="77777777" w:rsidR="009729B8" w:rsidRDefault="00296A1D">
            <w:pPr>
              <w:widowControl w:val="0"/>
              <w:tabs>
                <w:tab w:val="left" w:pos="940"/>
                <w:tab w:val="left" w:pos="1440"/>
              </w:tabs>
              <w:spacing w:after="0"/>
              <w:jc w:val="left"/>
              <w:rPr>
                <w:i/>
                <w:sz w:val="16"/>
                <w:szCs w:val="16"/>
              </w:rPr>
            </w:pPr>
            <w:r>
              <w:rPr>
                <w:i/>
                <w:sz w:val="16"/>
                <w:szCs w:val="16"/>
              </w:rPr>
              <w:t>IEMOCAP</w:t>
            </w:r>
          </w:p>
        </w:tc>
        <w:tc>
          <w:tcPr>
            <w:tcW w:w="265" w:type="pct"/>
            <w:tcBorders>
              <w:top w:val="nil"/>
              <w:left w:val="nil"/>
              <w:bottom w:val="single" w:sz="4" w:space="0" w:color="70AD47"/>
              <w:right w:val="single" w:sz="4" w:space="0" w:color="70AD47"/>
            </w:tcBorders>
            <w:shd w:val="clear" w:color="auto" w:fill="auto"/>
            <w:vAlign w:val="center"/>
          </w:tcPr>
          <w:p w14:paraId="79BF26F8"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auto"/>
            <w:vAlign w:val="center"/>
          </w:tcPr>
          <w:p w14:paraId="3546FB25" w14:textId="77777777" w:rsidR="009729B8" w:rsidRDefault="00296A1D">
            <w:pPr>
              <w:widowControl w:val="0"/>
              <w:tabs>
                <w:tab w:val="left" w:pos="940"/>
                <w:tab w:val="left" w:pos="1440"/>
              </w:tabs>
              <w:spacing w:after="0"/>
              <w:jc w:val="left"/>
              <w:rPr>
                <w:i/>
                <w:sz w:val="16"/>
                <w:szCs w:val="16"/>
              </w:rPr>
            </w:pPr>
            <w:r>
              <w:rPr>
                <w:i/>
                <w:sz w:val="16"/>
                <w:szCs w:val="16"/>
              </w:rPr>
              <w:t>NLP, RNN</w:t>
            </w:r>
          </w:p>
        </w:tc>
        <w:tc>
          <w:tcPr>
            <w:tcW w:w="389" w:type="pct"/>
            <w:tcBorders>
              <w:top w:val="nil"/>
              <w:left w:val="nil"/>
              <w:bottom w:val="single" w:sz="4" w:space="0" w:color="70AD47"/>
              <w:right w:val="single" w:sz="4" w:space="0" w:color="70AD47"/>
            </w:tcBorders>
            <w:shd w:val="clear" w:color="auto" w:fill="auto"/>
            <w:vAlign w:val="center"/>
          </w:tcPr>
          <w:p w14:paraId="7F1D8870" w14:textId="77777777" w:rsidR="009729B8" w:rsidRDefault="00296A1D">
            <w:pPr>
              <w:widowControl w:val="0"/>
              <w:tabs>
                <w:tab w:val="left" w:pos="940"/>
                <w:tab w:val="left" w:pos="1440"/>
              </w:tabs>
              <w:spacing w:after="0"/>
              <w:jc w:val="left"/>
              <w:rPr>
                <w:i/>
                <w:sz w:val="16"/>
                <w:szCs w:val="16"/>
              </w:rPr>
            </w:pPr>
            <w:r>
              <w:rPr>
                <w:i/>
                <w:sz w:val="16"/>
                <w:szCs w:val="16"/>
              </w:rPr>
              <w:t>ASR, TRE</w:t>
            </w:r>
          </w:p>
        </w:tc>
        <w:tc>
          <w:tcPr>
            <w:tcW w:w="389" w:type="pct"/>
            <w:tcBorders>
              <w:top w:val="nil"/>
              <w:left w:val="nil"/>
              <w:bottom w:val="single" w:sz="4" w:space="0" w:color="70AD47"/>
              <w:right w:val="single" w:sz="4" w:space="0" w:color="70AD47"/>
            </w:tcBorders>
            <w:shd w:val="clear" w:color="auto" w:fill="auto"/>
            <w:vAlign w:val="center"/>
          </w:tcPr>
          <w:p w14:paraId="2B083443" w14:textId="77777777" w:rsidR="009729B8" w:rsidRDefault="00296A1D">
            <w:pPr>
              <w:widowControl w:val="0"/>
              <w:tabs>
                <w:tab w:val="left" w:pos="940"/>
                <w:tab w:val="left" w:pos="1440"/>
              </w:tabs>
              <w:spacing w:after="0"/>
              <w:jc w:val="left"/>
              <w:rPr>
                <w:i/>
                <w:sz w:val="16"/>
                <w:szCs w:val="16"/>
              </w:rPr>
            </w:pPr>
            <w:r>
              <w:rPr>
                <w:i/>
                <w:sz w:val="16"/>
                <w:szCs w:val="16"/>
              </w:rPr>
              <w:t>WAP, NLP techniques</w:t>
            </w:r>
          </w:p>
        </w:tc>
        <w:tc>
          <w:tcPr>
            <w:tcW w:w="312" w:type="pct"/>
            <w:tcBorders>
              <w:top w:val="nil"/>
              <w:left w:val="nil"/>
              <w:bottom w:val="single" w:sz="4" w:space="0" w:color="70AD47"/>
              <w:right w:val="single" w:sz="4" w:space="0" w:color="70AD47"/>
            </w:tcBorders>
            <w:shd w:val="clear" w:color="auto" w:fill="auto"/>
            <w:vAlign w:val="center"/>
          </w:tcPr>
          <w:p w14:paraId="74C9C6AD" w14:textId="77777777" w:rsidR="009729B8" w:rsidRDefault="00296A1D">
            <w:pPr>
              <w:widowControl w:val="0"/>
              <w:tabs>
                <w:tab w:val="left" w:pos="940"/>
                <w:tab w:val="left" w:pos="1440"/>
              </w:tabs>
              <w:spacing w:after="0"/>
              <w:jc w:val="left"/>
              <w:rPr>
                <w:i/>
                <w:sz w:val="16"/>
                <w:szCs w:val="16"/>
              </w:rPr>
            </w:pPr>
            <w:r>
              <w:rPr>
                <w:i/>
                <w:sz w:val="16"/>
                <w:szCs w:val="16"/>
              </w:rPr>
              <w:t>43.51 % Accuracy</w:t>
            </w:r>
          </w:p>
        </w:tc>
        <w:tc>
          <w:tcPr>
            <w:tcW w:w="399" w:type="pct"/>
            <w:tcBorders>
              <w:top w:val="nil"/>
              <w:left w:val="nil"/>
              <w:bottom w:val="single" w:sz="4" w:space="0" w:color="70AD47"/>
              <w:right w:val="single" w:sz="4" w:space="0" w:color="70AD47"/>
            </w:tcBorders>
            <w:shd w:val="clear" w:color="auto" w:fill="auto"/>
            <w:vAlign w:val="center"/>
          </w:tcPr>
          <w:p w14:paraId="7BD7E0F7" w14:textId="77777777" w:rsidR="009729B8" w:rsidRDefault="00296A1D">
            <w:pPr>
              <w:widowControl w:val="0"/>
              <w:tabs>
                <w:tab w:val="left" w:pos="940"/>
                <w:tab w:val="left" w:pos="1440"/>
              </w:tabs>
              <w:spacing w:after="0"/>
              <w:jc w:val="left"/>
              <w:rPr>
                <w:i/>
                <w:sz w:val="16"/>
                <w:szCs w:val="16"/>
              </w:rPr>
            </w:pPr>
            <w:r>
              <w:rPr>
                <w:i/>
                <w:sz w:val="16"/>
                <w:szCs w:val="16"/>
              </w:rPr>
              <w:t>Latest models developed but not suitable datasets is used</w:t>
            </w:r>
          </w:p>
        </w:tc>
      </w:tr>
      <w:tr w:rsidR="009729B8" w14:paraId="108CF6AB"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267B9043" w14:textId="77777777" w:rsidR="009729B8" w:rsidRDefault="00296A1D">
            <w:pPr>
              <w:widowControl w:val="0"/>
              <w:tabs>
                <w:tab w:val="left" w:pos="940"/>
                <w:tab w:val="left" w:pos="1440"/>
              </w:tabs>
              <w:spacing w:after="0"/>
              <w:jc w:val="left"/>
              <w:rPr>
                <w:b/>
                <w:i/>
                <w:sz w:val="16"/>
                <w:szCs w:val="16"/>
              </w:rPr>
            </w:pPr>
            <w:r>
              <w:rPr>
                <w:b/>
                <w:i/>
                <w:sz w:val="16"/>
                <w:szCs w:val="16"/>
              </w:rPr>
              <w:t>10</w:t>
            </w:r>
          </w:p>
        </w:tc>
        <w:tc>
          <w:tcPr>
            <w:tcW w:w="1719" w:type="pct"/>
            <w:tcBorders>
              <w:top w:val="nil"/>
              <w:left w:val="single" w:sz="4" w:space="0" w:color="70AD47"/>
              <w:bottom w:val="single" w:sz="4" w:space="0" w:color="70AD47"/>
              <w:right w:val="single" w:sz="4" w:space="0" w:color="70AD47"/>
            </w:tcBorders>
            <w:shd w:val="clear" w:color="auto" w:fill="E2EFD9"/>
            <w:vAlign w:val="center"/>
          </w:tcPr>
          <w:p w14:paraId="6D5A1E86" w14:textId="77777777" w:rsidR="009729B8" w:rsidRDefault="00296A1D">
            <w:pPr>
              <w:widowControl w:val="0"/>
              <w:tabs>
                <w:tab w:val="left" w:pos="940"/>
                <w:tab w:val="left" w:pos="1440"/>
              </w:tabs>
              <w:spacing w:after="0"/>
              <w:jc w:val="left"/>
              <w:rPr>
                <w:i/>
                <w:sz w:val="16"/>
                <w:szCs w:val="16"/>
              </w:rPr>
            </w:pPr>
            <w:r>
              <w:rPr>
                <w:i/>
                <w:sz w:val="16"/>
                <w:szCs w:val="16"/>
              </w:rPr>
              <w:t>Detecting Emotion from Natural Language text using hybrid and NLP models</w:t>
            </w:r>
          </w:p>
        </w:tc>
        <w:tc>
          <w:tcPr>
            <w:tcW w:w="428" w:type="pct"/>
            <w:tcBorders>
              <w:top w:val="nil"/>
              <w:left w:val="nil"/>
              <w:bottom w:val="single" w:sz="4" w:space="0" w:color="70AD47"/>
              <w:right w:val="single" w:sz="4" w:space="0" w:color="70AD47"/>
            </w:tcBorders>
            <w:shd w:val="clear" w:color="auto" w:fill="E2EFD9"/>
            <w:vAlign w:val="center"/>
          </w:tcPr>
          <w:p w14:paraId="3551DFC2" w14:textId="77777777" w:rsidR="009729B8" w:rsidRDefault="00296A1D">
            <w:pPr>
              <w:widowControl w:val="0"/>
              <w:tabs>
                <w:tab w:val="left" w:pos="940"/>
                <w:tab w:val="left" w:pos="1440"/>
              </w:tabs>
              <w:spacing w:after="0"/>
              <w:jc w:val="left"/>
              <w:rPr>
                <w:i/>
                <w:sz w:val="16"/>
                <w:szCs w:val="16"/>
              </w:rPr>
            </w:pPr>
            <w:r>
              <w:rPr>
                <w:i/>
                <w:sz w:val="16"/>
                <w:szCs w:val="16"/>
              </w:rPr>
              <w:t>NLP, ML,DL</w:t>
            </w:r>
          </w:p>
        </w:tc>
        <w:tc>
          <w:tcPr>
            <w:tcW w:w="466" w:type="pct"/>
            <w:tcBorders>
              <w:top w:val="nil"/>
              <w:left w:val="nil"/>
              <w:bottom w:val="single" w:sz="4" w:space="0" w:color="70AD47"/>
              <w:right w:val="single" w:sz="4" w:space="0" w:color="70AD47"/>
            </w:tcBorders>
            <w:shd w:val="clear" w:color="auto" w:fill="E2EFD9"/>
            <w:vAlign w:val="center"/>
          </w:tcPr>
          <w:p w14:paraId="2101F0AB" w14:textId="77777777" w:rsidR="009729B8" w:rsidRDefault="00296A1D">
            <w:pPr>
              <w:widowControl w:val="0"/>
              <w:tabs>
                <w:tab w:val="left" w:pos="940"/>
                <w:tab w:val="left" w:pos="1440"/>
              </w:tabs>
              <w:spacing w:after="0"/>
              <w:jc w:val="left"/>
              <w:rPr>
                <w:i/>
                <w:sz w:val="16"/>
                <w:szCs w:val="16"/>
              </w:rPr>
            </w:pPr>
            <w:r>
              <w:rPr>
                <w:i/>
                <w:sz w:val="16"/>
                <w:szCs w:val="16"/>
              </w:rPr>
              <w:t>Online social Network Communication (Kaggle)</w:t>
            </w:r>
          </w:p>
        </w:tc>
        <w:tc>
          <w:tcPr>
            <w:tcW w:w="265" w:type="pct"/>
            <w:tcBorders>
              <w:top w:val="nil"/>
              <w:left w:val="nil"/>
              <w:bottom w:val="single" w:sz="4" w:space="0" w:color="70AD47"/>
              <w:right w:val="single" w:sz="4" w:space="0" w:color="70AD47"/>
            </w:tcBorders>
            <w:shd w:val="clear" w:color="auto" w:fill="E2EFD9"/>
            <w:vAlign w:val="center"/>
          </w:tcPr>
          <w:p w14:paraId="627A85C5" w14:textId="77777777" w:rsidR="009729B8" w:rsidRDefault="00296A1D">
            <w:pPr>
              <w:widowControl w:val="0"/>
              <w:tabs>
                <w:tab w:val="left" w:pos="940"/>
                <w:tab w:val="left" w:pos="1440"/>
              </w:tabs>
              <w:spacing w:after="0"/>
              <w:jc w:val="left"/>
              <w:rPr>
                <w:i/>
                <w:sz w:val="16"/>
                <w:szCs w:val="16"/>
              </w:rPr>
            </w:pPr>
            <w:r>
              <w:rPr>
                <w:i/>
                <w:sz w:val="16"/>
                <w:szCs w:val="16"/>
              </w:rPr>
              <w:t>5</w:t>
            </w:r>
          </w:p>
        </w:tc>
        <w:tc>
          <w:tcPr>
            <w:tcW w:w="451" w:type="pct"/>
            <w:tcBorders>
              <w:top w:val="nil"/>
              <w:left w:val="nil"/>
              <w:bottom w:val="single" w:sz="4" w:space="0" w:color="70AD47"/>
              <w:right w:val="single" w:sz="4" w:space="0" w:color="70AD47"/>
            </w:tcBorders>
            <w:shd w:val="clear" w:color="auto" w:fill="E2EFD9"/>
            <w:vAlign w:val="center"/>
          </w:tcPr>
          <w:p w14:paraId="116AB282" w14:textId="77777777" w:rsidR="009729B8" w:rsidRDefault="00296A1D">
            <w:pPr>
              <w:widowControl w:val="0"/>
              <w:tabs>
                <w:tab w:val="left" w:pos="940"/>
                <w:tab w:val="left" w:pos="1440"/>
              </w:tabs>
              <w:spacing w:after="0"/>
              <w:jc w:val="left"/>
              <w:rPr>
                <w:i/>
                <w:sz w:val="16"/>
                <w:szCs w:val="16"/>
              </w:rPr>
            </w:pPr>
            <w:proofErr w:type="spellStart"/>
            <w:r>
              <w:rPr>
                <w:i/>
                <w:sz w:val="16"/>
                <w:szCs w:val="16"/>
              </w:rPr>
              <w:t>Vectorinzation</w:t>
            </w:r>
            <w:proofErr w:type="spellEnd"/>
            <w:r>
              <w:rPr>
                <w:i/>
                <w:sz w:val="16"/>
                <w:szCs w:val="16"/>
              </w:rPr>
              <w:t>, tokenize</w:t>
            </w:r>
          </w:p>
        </w:tc>
        <w:tc>
          <w:tcPr>
            <w:tcW w:w="389" w:type="pct"/>
            <w:tcBorders>
              <w:top w:val="nil"/>
              <w:left w:val="nil"/>
              <w:bottom w:val="single" w:sz="4" w:space="0" w:color="70AD47"/>
              <w:right w:val="single" w:sz="4" w:space="0" w:color="70AD47"/>
            </w:tcBorders>
            <w:shd w:val="clear" w:color="auto" w:fill="E2EFD9"/>
            <w:vAlign w:val="center"/>
          </w:tcPr>
          <w:p w14:paraId="454ED3D5" w14:textId="77777777" w:rsidR="009729B8" w:rsidRDefault="00296A1D">
            <w:pPr>
              <w:widowControl w:val="0"/>
              <w:tabs>
                <w:tab w:val="left" w:pos="940"/>
                <w:tab w:val="left" w:pos="1440"/>
              </w:tabs>
              <w:spacing w:after="0"/>
              <w:jc w:val="left"/>
              <w:rPr>
                <w:i/>
                <w:sz w:val="16"/>
                <w:szCs w:val="16"/>
              </w:rPr>
            </w:pPr>
            <w:r>
              <w:rPr>
                <w:i/>
                <w:sz w:val="16"/>
                <w:szCs w:val="16"/>
              </w:rPr>
              <w:t>Bi-LSTM, Hybrid</w:t>
            </w:r>
          </w:p>
        </w:tc>
        <w:tc>
          <w:tcPr>
            <w:tcW w:w="389" w:type="pct"/>
            <w:tcBorders>
              <w:top w:val="nil"/>
              <w:left w:val="nil"/>
              <w:bottom w:val="single" w:sz="4" w:space="0" w:color="70AD47"/>
              <w:right w:val="single" w:sz="4" w:space="0" w:color="70AD47"/>
            </w:tcBorders>
            <w:shd w:val="clear" w:color="auto" w:fill="E2EFD9"/>
            <w:vAlign w:val="center"/>
          </w:tcPr>
          <w:p w14:paraId="7C216B77" w14:textId="77777777" w:rsidR="009729B8" w:rsidRDefault="00296A1D">
            <w:pPr>
              <w:widowControl w:val="0"/>
              <w:tabs>
                <w:tab w:val="left" w:pos="940"/>
                <w:tab w:val="left" w:pos="1440"/>
              </w:tabs>
              <w:spacing w:after="0"/>
              <w:jc w:val="left"/>
              <w:rPr>
                <w:i/>
                <w:sz w:val="16"/>
                <w:szCs w:val="16"/>
              </w:rPr>
            </w:pPr>
            <w:r>
              <w:rPr>
                <w:i/>
                <w:sz w:val="16"/>
                <w:szCs w:val="16"/>
              </w:rPr>
              <w:t>Naive Bayes, Bi-LSTM and Hybrid</w:t>
            </w:r>
          </w:p>
        </w:tc>
        <w:tc>
          <w:tcPr>
            <w:tcW w:w="312" w:type="pct"/>
            <w:tcBorders>
              <w:top w:val="nil"/>
              <w:left w:val="nil"/>
              <w:bottom w:val="single" w:sz="4" w:space="0" w:color="70AD47"/>
              <w:right w:val="single" w:sz="4" w:space="0" w:color="70AD47"/>
            </w:tcBorders>
            <w:shd w:val="clear" w:color="auto" w:fill="E2EFD9"/>
            <w:vAlign w:val="center"/>
          </w:tcPr>
          <w:p w14:paraId="2924B350" w14:textId="77777777" w:rsidR="009729B8" w:rsidRDefault="00296A1D">
            <w:pPr>
              <w:widowControl w:val="0"/>
              <w:tabs>
                <w:tab w:val="left" w:pos="940"/>
                <w:tab w:val="left" w:pos="1440"/>
              </w:tabs>
              <w:spacing w:after="0"/>
              <w:jc w:val="left"/>
              <w:rPr>
                <w:i/>
                <w:sz w:val="16"/>
                <w:szCs w:val="16"/>
              </w:rPr>
            </w:pPr>
            <w:r>
              <w:rPr>
                <w:i/>
                <w:sz w:val="16"/>
                <w:szCs w:val="16"/>
              </w:rPr>
              <w:t>61 % Accuracy</w:t>
            </w:r>
          </w:p>
        </w:tc>
        <w:tc>
          <w:tcPr>
            <w:tcW w:w="399" w:type="pct"/>
            <w:tcBorders>
              <w:top w:val="nil"/>
              <w:left w:val="nil"/>
              <w:bottom w:val="single" w:sz="4" w:space="0" w:color="70AD47"/>
              <w:right w:val="single" w:sz="4" w:space="0" w:color="70AD47"/>
            </w:tcBorders>
            <w:shd w:val="clear" w:color="auto" w:fill="E2EFD9"/>
            <w:vAlign w:val="center"/>
          </w:tcPr>
          <w:p w14:paraId="7FFFB9EF" w14:textId="77777777" w:rsidR="009729B8" w:rsidRDefault="00296A1D">
            <w:pPr>
              <w:widowControl w:val="0"/>
              <w:tabs>
                <w:tab w:val="left" w:pos="940"/>
                <w:tab w:val="left" w:pos="1440"/>
              </w:tabs>
              <w:spacing w:after="0"/>
              <w:jc w:val="left"/>
              <w:rPr>
                <w:i/>
                <w:sz w:val="16"/>
                <w:szCs w:val="16"/>
              </w:rPr>
            </w:pPr>
            <w:r>
              <w:rPr>
                <w:i/>
                <w:sz w:val="16"/>
                <w:szCs w:val="16"/>
              </w:rPr>
              <w:t>Use of latest technology and datasets but not better performance</w:t>
            </w:r>
          </w:p>
        </w:tc>
      </w:tr>
      <w:tr w:rsidR="009729B8" w14:paraId="76C61B55"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0ADFC6E1" w14:textId="77777777" w:rsidR="009729B8" w:rsidRDefault="00296A1D">
            <w:pPr>
              <w:widowControl w:val="0"/>
              <w:tabs>
                <w:tab w:val="left" w:pos="940"/>
                <w:tab w:val="left" w:pos="1440"/>
              </w:tabs>
              <w:spacing w:after="0"/>
              <w:jc w:val="left"/>
              <w:rPr>
                <w:b/>
                <w:i/>
                <w:sz w:val="16"/>
                <w:szCs w:val="16"/>
              </w:rPr>
            </w:pPr>
            <w:r>
              <w:rPr>
                <w:b/>
                <w:i/>
                <w:sz w:val="16"/>
                <w:szCs w:val="16"/>
              </w:rPr>
              <w:t>11</w:t>
            </w:r>
          </w:p>
        </w:tc>
        <w:tc>
          <w:tcPr>
            <w:tcW w:w="1719" w:type="pct"/>
            <w:tcBorders>
              <w:top w:val="nil"/>
              <w:left w:val="single" w:sz="4" w:space="0" w:color="70AD47"/>
              <w:bottom w:val="single" w:sz="4" w:space="0" w:color="70AD47"/>
              <w:right w:val="single" w:sz="4" w:space="0" w:color="70AD47"/>
            </w:tcBorders>
            <w:shd w:val="clear" w:color="auto" w:fill="auto"/>
            <w:vAlign w:val="center"/>
          </w:tcPr>
          <w:p w14:paraId="45DD6786" w14:textId="77777777" w:rsidR="009729B8" w:rsidRDefault="00296A1D">
            <w:pPr>
              <w:widowControl w:val="0"/>
              <w:tabs>
                <w:tab w:val="left" w:pos="940"/>
                <w:tab w:val="left" w:pos="1440"/>
              </w:tabs>
              <w:spacing w:after="0"/>
              <w:jc w:val="left"/>
              <w:rPr>
                <w:i/>
                <w:sz w:val="16"/>
                <w:szCs w:val="16"/>
              </w:rPr>
            </w:pPr>
            <w:proofErr w:type="spellStart"/>
            <w:r>
              <w:rPr>
                <w:i/>
                <w:sz w:val="16"/>
                <w:szCs w:val="16"/>
              </w:rPr>
              <w:t>Multiomodel</w:t>
            </w:r>
            <w:proofErr w:type="spellEnd"/>
            <w:r>
              <w:rPr>
                <w:i/>
                <w:sz w:val="16"/>
                <w:szCs w:val="16"/>
              </w:rPr>
              <w:t xml:space="preserve"> emotion recognition with high level speech and text features</w:t>
            </w:r>
          </w:p>
        </w:tc>
        <w:tc>
          <w:tcPr>
            <w:tcW w:w="428" w:type="pct"/>
            <w:tcBorders>
              <w:top w:val="nil"/>
              <w:left w:val="nil"/>
              <w:bottom w:val="single" w:sz="4" w:space="0" w:color="70AD47"/>
              <w:right w:val="single" w:sz="4" w:space="0" w:color="70AD47"/>
            </w:tcBorders>
            <w:shd w:val="clear" w:color="auto" w:fill="auto"/>
            <w:vAlign w:val="center"/>
          </w:tcPr>
          <w:p w14:paraId="59D96BF3" w14:textId="77777777" w:rsidR="009729B8" w:rsidRDefault="00296A1D">
            <w:pPr>
              <w:widowControl w:val="0"/>
              <w:tabs>
                <w:tab w:val="left" w:pos="940"/>
                <w:tab w:val="left" w:pos="1440"/>
              </w:tabs>
              <w:spacing w:after="0"/>
              <w:jc w:val="left"/>
              <w:rPr>
                <w:i/>
                <w:sz w:val="16"/>
                <w:szCs w:val="16"/>
              </w:rPr>
            </w:pPr>
            <w:r>
              <w:rPr>
                <w:i/>
                <w:sz w:val="16"/>
                <w:szCs w:val="16"/>
              </w:rPr>
              <w:t xml:space="preserve">CNN, Word2vec and </w:t>
            </w:r>
            <w:proofErr w:type="spellStart"/>
            <w:r>
              <w:rPr>
                <w:i/>
                <w:sz w:val="16"/>
                <w:szCs w:val="16"/>
              </w:rPr>
              <w:t>GloVe</w:t>
            </w:r>
            <w:proofErr w:type="spellEnd"/>
          </w:p>
        </w:tc>
        <w:tc>
          <w:tcPr>
            <w:tcW w:w="466" w:type="pct"/>
            <w:tcBorders>
              <w:top w:val="nil"/>
              <w:left w:val="nil"/>
              <w:bottom w:val="single" w:sz="4" w:space="0" w:color="70AD47"/>
              <w:right w:val="single" w:sz="4" w:space="0" w:color="70AD47"/>
            </w:tcBorders>
            <w:shd w:val="clear" w:color="auto" w:fill="auto"/>
            <w:vAlign w:val="center"/>
          </w:tcPr>
          <w:p w14:paraId="050F352E" w14:textId="77777777" w:rsidR="009729B8" w:rsidRDefault="00296A1D">
            <w:pPr>
              <w:widowControl w:val="0"/>
              <w:tabs>
                <w:tab w:val="left" w:pos="940"/>
                <w:tab w:val="left" w:pos="1440"/>
              </w:tabs>
              <w:spacing w:after="0"/>
              <w:jc w:val="left"/>
              <w:rPr>
                <w:i/>
                <w:sz w:val="16"/>
                <w:szCs w:val="16"/>
              </w:rPr>
            </w:pPr>
            <w:r>
              <w:rPr>
                <w:i/>
                <w:sz w:val="16"/>
                <w:szCs w:val="16"/>
              </w:rPr>
              <w:t xml:space="preserve">IEMOCAP, </w:t>
            </w:r>
            <w:proofErr w:type="spellStart"/>
            <w:r>
              <w:rPr>
                <w:i/>
                <w:sz w:val="16"/>
                <w:szCs w:val="16"/>
              </w:rPr>
              <w:t>LibriVox</w:t>
            </w:r>
            <w:proofErr w:type="spellEnd"/>
          </w:p>
        </w:tc>
        <w:tc>
          <w:tcPr>
            <w:tcW w:w="265" w:type="pct"/>
            <w:tcBorders>
              <w:top w:val="nil"/>
              <w:left w:val="nil"/>
              <w:bottom w:val="single" w:sz="4" w:space="0" w:color="70AD47"/>
              <w:right w:val="single" w:sz="4" w:space="0" w:color="70AD47"/>
            </w:tcBorders>
            <w:shd w:val="clear" w:color="auto" w:fill="auto"/>
            <w:vAlign w:val="center"/>
          </w:tcPr>
          <w:p w14:paraId="3377C867"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auto"/>
            <w:vAlign w:val="center"/>
          </w:tcPr>
          <w:p w14:paraId="154FF515" w14:textId="77777777" w:rsidR="009729B8" w:rsidRDefault="00296A1D">
            <w:pPr>
              <w:widowControl w:val="0"/>
              <w:tabs>
                <w:tab w:val="left" w:pos="940"/>
                <w:tab w:val="left" w:pos="1440"/>
              </w:tabs>
              <w:spacing w:after="0"/>
              <w:jc w:val="left"/>
              <w:rPr>
                <w:i/>
                <w:sz w:val="16"/>
                <w:szCs w:val="16"/>
              </w:rPr>
            </w:pPr>
            <w:r>
              <w:rPr>
                <w:i/>
                <w:sz w:val="16"/>
                <w:szCs w:val="16"/>
              </w:rPr>
              <w:t>BLSTM, LSTM</w:t>
            </w:r>
          </w:p>
        </w:tc>
        <w:tc>
          <w:tcPr>
            <w:tcW w:w="389" w:type="pct"/>
            <w:tcBorders>
              <w:top w:val="nil"/>
              <w:left w:val="nil"/>
              <w:bottom w:val="single" w:sz="4" w:space="0" w:color="70AD47"/>
              <w:right w:val="single" w:sz="4" w:space="0" w:color="70AD47"/>
            </w:tcBorders>
            <w:shd w:val="clear" w:color="auto" w:fill="auto"/>
            <w:vAlign w:val="center"/>
          </w:tcPr>
          <w:p w14:paraId="3779DC0E" w14:textId="77777777" w:rsidR="009729B8" w:rsidRDefault="00296A1D">
            <w:pPr>
              <w:widowControl w:val="0"/>
              <w:tabs>
                <w:tab w:val="left" w:pos="940"/>
                <w:tab w:val="left" w:pos="1440"/>
              </w:tabs>
              <w:spacing w:after="0"/>
              <w:jc w:val="left"/>
              <w:rPr>
                <w:i/>
                <w:sz w:val="16"/>
                <w:szCs w:val="16"/>
              </w:rPr>
            </w:pPr>
            <w:r>
              <w:rPr>
                <w:i/>
                <w:sz w:val="16"/>
                <w:szCs w:val="16"/>
              </w:rPr>
              <w:t>CNN, SER,TER</w:t>
            </w:r>
          </w:p>
        </w:tc>
        <w:tc>
          <w:tcPr>
            <w:tcW w:w="389" w:type="pct"/>
            <w:tcBorders>
              <w:top w:val="nil"/>
              <w:left w:val="nil"/>
              <w:bottom w:val="single" w:sz="4" w:space="0" w:color="70AD47"/>
              <w:right w:val="single" w:sz="4" w:space="0" w:color="70AD47"/>
            </w:tcBorders>
            <w:shd w:val="clear" w:color="auto" w:fill="auto"/>
            <w:vAlign w:val="center"/>
          </w:tcPr>
          <w:p w14:paraId="58FBCC1E" w14:textId="77777777" w:rsidR="009729B8" w:rsidRDefault="00296A1D">
            <w:pPr>
              <w:widowControl w:val="0"/>
              <w:tabs>
                <w:tab w:val="left" w:pos="940"/>
                <w:tab w:val="left" w:pos="1440"/>
              </w:tabs>
              <w:spacing w:after="0"/>
              <w:jc w:val="left"/>
              <w:rPr>
                <w:i/>
                <w:sz w:val="16"/>
                <w:szCs w:val="16"/>
              </w:rPr>
            </w:pPr>
            <w:r>
              <w:rPr>
                <w:i/>
                <w:sz w:val="16"/>
                <w:szCs w:val="16"/>
              </w:rPr>
              <w:t>Wav2vec 2.0</w:t>
            </w:r>
          </w:p>
        </w:tc>
        <w:tc>
          <w:tcPr>
            <w:tcW w:w="312" w:type="pct"/>
            <w:tcBorders>
              <w:top w:val="nil"/>
              <w:left w:val="nil"/>
              <w:bottom w:val="single" w:sz="4" w:space="0" w:color="70AD47"/>
              <w:right w:val="single" w:sz="4" w:space="0" w:color="70AD47"/>
            </w:tcBorders>
            <w:shd w:val="clear" w:color="auto" w:fill="auto"/>
            <w:vAlign w:val="center"/>
          </w:tcPr>
          <w:p w14:paraId="4ED27C3B" w14:textId="77777777" w:rsidR="009729B8" w:rsidRDefault="00296A1D">
            <w:pPr>
              <w:widowControl w:val="0"/>
              <w:tabs>
                <w:tab w:val="left" w:pos="940"/>
                <w:tab w:val="left" w:pos="1440"/>
              </w:tabs>
              <w:spacing w:after="0"/>
              <w:jc w:val="left"/>
              <w:rPr>
                <w:i/>
                <w:sz w:val="16"/>
                <w:szCs w:val="16"/>
              </w:rPr>
            </w:pPr>
            <w:r>
              <w:rPr>
                <w:i/>
                <w:sz w:val="16"/>
                <w:szCs w:val="16"/>
              </w:rPr>
              <w:t>70.1 % Accuracy</w:t>
            </w:r>
          </w:p>
        </w:tc>
        <w:tc>
          <w:tcPr>
            <w:tcW w:w="399" w:type="pct"/>
            <w:tcBorders>
              <w:top w:val="nil"/>
              <w:left w:val="nil"/>
              <w:bottom w:val="single" w:sz="4" w:space="0" w:color="70AD47"/>
              <w:right w:val="single" w:sz="4" w:space="0" w:color="70AD47"/>
            </w:tcBorders>
            <w:shd w:val="clear" w:color="auto" w:fill="auto"/>
            <w:vAlign w:val="center"/>
          </w:tcPr>
          <w:p w14:paraId="7BF4BB65" w14:textId="77777777" w:rsidR="009729B8" w:rsidRDefault="00296A1D">
            <w:pPr>
              <w:widowControl w:val="0"/>
              <w:tabs>
                <w:tab w:val="left" w:pos="940"/>
                <w:tab w:val="left" w:pos="1440"/>
              </w:tabs>
              <w:spacing w:after="0"/>
              <w:jc w:val="left"/>
              <w:rPr>
                <w:i/>
                <w:sz w:val="16"/>
                <w:szCs w:val="16"/>
              </w:rPr>
            </w:pPr>
            <w:r>
              <w:rPr>
                <w:i/>
                <w:sz w:val="16"/>
                <w:szCs w:val="16"/>
              </w:rPr>
              <w:t>Use of high level features and classifiers but only using pre trained models</w:t>
            </w:r>
          </w:p>
        </w:tc>
      </w:tr>
      <w:tr w:rsidR="009729B8" w14:paraId="26BF63EF"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29137FA5" w14:textId="77777777" w:rsidR="009729B8" w:rsidRDefault="00296A1D">
            <w:pPr>
              <w:widowControl w:val="0"/>
              <w:tabs>
                <w:tab w:val="left" w:pos="940"/>
                <w:tab w:val="left" w:pos="1440"/>
              </w:tabs>
              <w:spacing w:after="0"/>
              <w:jc w:val="left"/>
              <w:rPr>
                <w:b/>
                <w:i/>
                <w:sz w:val="16"/>
                <w:szCs w:val="16"/>
              </w:rPr>
            </w:pPr>
            <w:r>
              <w:rPr>
                <w:b/>
                <w:i/>
                <w:sz w:val="16"/>
                <w:szCs w:val="16"/>
              </w:rPr>
              <w:t>12</w:t>
            </w:r>
          </w:p>
        </w:tc>
        <w:tc>
          <w:tcPr>
            <w:tcW w:w="1719" w:type="pct"/>
            <w:tcBorders>
              <w:top w:val="nil"/>
              <w:left w:val="single" w:sz="4" w:space="0" w:color="70AD47"/>
              <w:bottom w:val="single" w:sz="4" w:space="0" w:color="70AD47"/>
              <w:right w:val="single" w:sz="4" w:space="0" w:color="70AD47"/>
            </w:tcBorders>
            <w:shd w:val="clear" w:color="auto" w:fill="E2EFD9"/>
            <w:vAlign w:val="center"/>
          </w:tcPr>
          <w:p w14:paraId="6C14A8D7" w14:textId="77777777" w:rsidR="009729B8" w:rsidRDefault="00296A1D">
            <w:pPr>
              <w:widowControl w:val="0"/>
              <w:tabs>
                <w:tab w:val="left" w:pos="940"/>
                <w:tab w:val="left" w:pos="1440"/>
              </w:tabs>
              <w:spacing w:after="0"/>
              <w:jc w:val="left"/>
              <w:rPr>
                <w:i/>
                <w:sz w:val="16"/>
                <w:szCs w:val="16"/>
              </w:rPr>
            </w:pPr>
            <w:r>
              <w:rPr>
                <w:i/>
                <w:sz w:val="16"/>
                <w:szCs w:val="16"/>
              </w:rPr>
              <w:t>Bimodal speech emotion recognition using pre trained language models</w:t>
            </w:r>
          </w:p>
        </w:tc>
        <w:tc>
          <w:tcPr>
            <w:tcW w:w="428" w:type="pct"/>
            <w:tcBorders>
              <w:top w:val="nil"/>
              <w:left w:val="nil"/>
              <w:bottom w:val="single" w:sz="4" w:space="0" w:color="70AD47"/>
              <w:right w:val="single" w:sz="4" w:space="0" w:color="70AD47"/>
            </w:tcBorders>
            <w:shd w:val="clear" w:color="auto" w:fill="E2EFD9"/>
            <w:vAlign w:val="center"/>
          </w:tcPr>
          <w:p w14:paraId="6F9E4061" w14:textId="77777777" w:rsidR="009729B8" w:rsidRDefault="00296A1D">
            <w:pPr>
              <w:widowControl w:val="0"/>
              <w:tabs>
                <w:tab w:val="left" w:pos="940"/>
                <w:tab w:val="left" w:pos="1440"/>
              </w:tabs>
              <w:spacing w:after="0"/>
              <w:jc w:val="left"/>
              <w:rPr>
                <w:i/>
                <w:sz w:val="16"/>
                <w:szCs w:val="16"/>
              </w:rPr>
            </w:pPr>
            <w:r>
              <w:rPr>
                <w:i/>
                <w:sz w:val="16"/>
                <w:szCs w:val="16"/>
              </w:rPr>
              <w:t>LSTM, SER, ASR</w:t>
            </w:r>
          </w:p>
        </w:tc>
        <w:tc>
          <w:tcPr>
            <w:tcW w:w="466" w:type="pct"/>
            <w:tcBorders>
              <w:top w:val="nil"/>
              <w:left w:val="nil"/>
              <w:bottom w:val="single" w:sz="4" w:space="0" w:color="70AD47"/>
              <w:right w:val="single" w:sz="4" w:space="0" w:color="70AD47"/>
            </w:tcBorders>
            <w:shd w:val="clear" w:color="auto" w:fill="E2EFD9"/>
            <w:vAlign w:val="center"/>
          </w:tcPr>
          <w:p w14:paraId="2518C83E" w14:textId="77777777" w:rsidR="009729B8" w:rsidRDefault="00296A1D">
            <w:pPr>
              <w:widowControl w:val="0"/>
              <w:tabs>
                <w:tab w:val="left" w:pos="940"/>
                <w:tab w:val="left" w:pos="1440"/>
              </w:tabs>
              <w:spacing w:after="0"/>
              <w:jc w:val="left"/>
              <w:rPr>
                <w:i/>
                <w:sz w:val="16"/>
                <w:szCs w:val="16"/>
              </w:rPr>
            </w:pPr>
            <w:r>
              <w:rPr>
                <w:i/>
                <w:sz w:val="16"/>
                <w:szCs w:val="16"/>
              </w:rPr>
              <w:t>IEMOCAP</w:t>
            </w:r>
          </w:p>
        </w:tc>
        <w:tc>
          <w:tcPr>
            <w:tcW w:w="265" w:type="pct"/>
            <w:tcBorders>
              <w:top w:val="nil"/>
              <w:left w:val="nil"/>
              <w:bottom w:val="single" w:sz="4" w:space="0" w:color="70AD47"/>
              <w:right w:val="single" w:sz="4" w:space="0" w:color="70AD47"/>
            </w:tcBorders>
            <w:shd w:val="clear" w:color="auto" w:fill="E2EFD9"/>
            <w:vAlign w:val="center"/>
          </w:tcPr>
          <w:p w14:paraId="42C6C7DE"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E2EFD9"/>
            <w:vAlign w:val="center"/>
          </w:tcPr>
          <w:p w14:paraId="5EEE6537" w14:textId="77777777" w:rsidR="009729B8" w:rsidRDefault="00296A1D">
            <w:pPr>
              <w:widowControl w:val="0"/>
              <w:tabs>
                <w:tab w:val="left" w:pos="940"/>
                <w:tab w:val="left" w:pos="1440"/>
              </w:tabs>
              <w:spacing w:after="0"/>
              <w:jc w:val="left"/>
              <w:rPr>
                <w:i/>
                <w:sz w:val="16"/>
                <w:szCs w:val="16"/>
              </w:rPr>
            </w:pPr>
            <w:r>
              <w:rPr>
                <w:i/>
                <w:sz w:val="16"/>
                <w:szCs w:val="16"/>
              </w:rPr>
              <w:t>ASR, SER, TER combining</w:t>
            </w:r>
          </w:p>
        </w:tc>
        <w:tc>
          <w:tcPr>
            <w:tcW w:w="389" w:type="pct"/>
            <w:tcBorders>
              <w:top w:val="nil"/>
              <w:left w:val="nil"/>
              <w:bottom w:val="single" w:sz="4" w:space="0" w:color="70AD47"/>
              <w:right w:val="single" w:sz="4" w:space="0" w:color="70AD47"/>
            </w:tcBorders>
            <w:shd w:val="clear" w:color="auto" w:fill="E2EFD9"/>
            <w:vAlign w:val="center"/>
          </w:tcPr>
          <w:p w14:paraId="7AADD973" w14:textId="77777777" w:rsidR="009729B8" w:rsidRDefault="00296A1D">
            <w:pPr>
              <w:widowControl w:val="0"/>
              <w:tabs>
                <w:tab w:val="left" w:pos="940"/>
                <w:tab w:val="left" w:pos="1440"/>
              </w:tabs>
              <w:spacing w:after="0"/>
              <w:jc w:val="left"/>
              <w:rPr>
                <w:i/>
                <w:sz w:val="16"/>
                <w:szCs w:val="16"/>
              </w:rPr>
            </w:pPr>
            <w:r>
              <w:rPr>
                <w:i/>
                <w:sz w:val="16"/>
                <w:szCs w:val="16"/>
              </w:rPr>
              <w:t>SER based XLNET-Base</w:t>
            </w:r>
          </w:p>
        </w:tc>
        <w:tc>
          <w:tcPr>
            <w:tcW w:w="389" w:type="pct"/>
            <w:tcBorders>
              <w:top w:val="nil"/>
              <w:left w:val="nil"/>
              <w:bottom w:val="single" w:sz="4" w:space="0" w:color="70AD47"/>
              <w:right w:val="single" w:sz="4" w:space="0" w:color="70AD47"/>
            </w:tcBorders>
            <w:shd w:val="clear" w:color="auto" w:fill="E2EFD9"/>
            <w:vAlign w:val="center"/>
          </w:tcPr>
          <w:p w14:paraId="7A7C153F" w14:textId="77777777" w:rsidR="009729B8" w:rsidRDefault="00296A1D">
            <w:pPr>
              <w:widowControl w:val="0"/>
              <w:tabs>
                <w:tab w:val="left" w:pos="940"/>
                <w:tab w:val="left" w:pos="1440"/>
              </w:tabs>
              <w:spacing w:after="0"/>
              <w:jc w:val="left"/>
              <w:rPr>
                <w:i/>
                <w:sz w:val="16"/>
                <w:szCs w:val="16"/>
              </w:rPr>
            </w:pPr>
            <w:r>
              <w:rPr>
                <w:i/>
                <w:sz w:val="16"/>
                <w:szCs w:val="16"/>
              </w:rPr>
              <w:t xml:space="preserve">BERT and </w:t>
            </w:r>
            <w:proofErr w:type="spellStart"/>
            <w:r>
              <w:rPr>
                <w:i/>
                <w:sz w:val="16"/>
                <w:szCs w:val="16"/>
              </w:rPr>
              <w:t>XLNet</w:t>
            </w:r>
            <w:proofErr w:type="spellEnd"/>
          </w:p>
        </w:tc>
        <w:tc>
          <w:tcPr>
            <w:tcW w:w="312" w:type="pct"/>
            <w:tcBorders>
              <w:top w:val="nil"/>
              <w:left w:val="nil"/>
              <w:bottom w:val="single" w:sz="4" w:space="0" w:color="70AD47"/>
              <w:right w:val="single" w:sz="4" w:space="0" w:color="70AD47"/>
            </w:tcBorders>
            <w:shd w:val="clear" w:color="auto" w:fill="E2EFD9"/>
            <w:vAlign w:val="center"/>
          </w:tcPr>
          <w:p w14:paraId="0548177D" w14:textId="77777777" w:rsidR="009729B8" w:rsidRDefault="00296A1D">
            <w:pPr>
              <w:widowControl w:val="0"/>
              <w:tabs>
                <w:tab w:val="left" w:pos="940"/>
                <w:tab w:val="left" w:pos="1440"/>
              </w:tabs>
              <w:spacing w:after="0"/>
              <w:jc w:val="left"/>
              <w:rPr>
                <w:i/>
                <w:sz w:val="16"/>
                <w:szCs w:val="16"/>
              </w:rPr>
            </w:pPr>
            <w:r>
              <w:rPr>
                <w:i/>
                <w:sz w:val="16"/>
                <w:szCs w:val="16"/>
              </w:rPr>
              <w:t>69.5 % Accuracy</w:t>
            </w:r>
          </w:p>
        </w:tc>
        <w:tc>
          <w:tcPr>
            <w:tcW w:w="399" w:type="pct"/>
            <w:tcBorders>
              <w:top w:val="nil"/>
              <w:left w:val="nil"/>
              <w:bottom w:val="single" w:sz="4" w:space="0" w:color="70AD47"/>
              <w:right w:val="single" w:sz="4" w:space="0" w:color="70AD47"/>
            </w:tcBorders>
            <w:shd w:val="clear" w:color="auto" w:fill="E2EFD9"/>
            <w:vAlign w:val="center"/>
          </w:tcPr>
          <w:p w14:paraId="39B9C4CB" w14:textId="77777777" w:rsidR="009729B8" w:rsidRDefault="00296A1D">
            <w:pPr>
              <w:widowControl w:val="0"/>
              <w:tabs>
                <w:tab w:val="left" w:pos="940"/>
                <w:tab w:val="left" w:pos="1440"/>
              </w:tabs>
              <w:spacing w:after="0"/>
              <w:jc w:val="left"/>
              <w:rPr>
                <w:i/>
                <w:sz w:val="16"/>
                <w:szCs w:val="16"/>
              </w:rPr>
            </w:pPr>
            <w:proofErr w:type="spellStart"/>
            <w:r>
              <w:rPr>
                <w:i/>
                <w:sz w:val="16"/>
                <w:szCs w:val="16"/>
              </w:rPr>
              <w:t>Combinig</w:t>
            </w:r>
            <w:proofErr w:type="spellEnd"/>
            <w:r>
              <w:rPr>
                <w:i/>
                <w:sz w:val="16"/>
                <w:szCs w:val="16"/>
              </w:rPr>
              <w:t xml:space="preserve"> all the models and using best features but still less accuracy</w:t>
            </w:r>
          </w:p>
        </w:tc>
      </w:tr>
      <w:tr w:rsidR="009729B8" w14:paraId="4FBF1B57"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1769868B" w14:textId="77777777" w:rsidR="009729B8" w:rsidRDefault="00296A1D">
            <w:pPr>
              <w:widowControl w:val="0"/>
              <w:tabs>
                <w:tab w:val="left" w:pos="940"/>
                <w:tab w:val="left" w:pos="1440"/>
              </w:tabs>
              <w:spacing w:after="0"/>
              <w:jc w:val="left"/>
              <w:rPr>
                <w:b/>
                <w:i/>
                <w:sz w:val="16"/>
                <w:szCs w:val="16"/>
              </w:rPr>
            </w:pPr>
            <w:r>
              <w:rPr>
                <w:b/>
                <w:i/>
                <w:sz w:val="16"/>
                <w:szCs w:val="16"/>
              </w:rPr>
              <w:t>13</w:t>
            </w:r>
          </w:p>
        </w:tc>
        <w:tc>
          <w:tcPr>
            <w:tcW w:w="1719" w:type="pct"/>
            <w:tcBorders>
              <w:top w:val="nil"/>
              <w:left w:val="single" w:sz="4" w:space="0" w:color="70AD47"/>
              <w:bottom w:val="single" w:sz="4" w:space="0" w:color="70AD47"/>
              <w:right w:val="single" w:sz="4" w:space="0" w:color="70AD47"/>
            </w:tcBorders>
            <w:shd w:val="clear" w:color="auto" w:fill="auto"/>
            <w:vAlign w:val="center"/>
          </w:tcPr>
          <w:p w14:paraId="465B373F" w14:textId="77777777" w:rsidR="009729B8" w:rsidRDefault="00296A1D">
            <w:pPr>
              <w:widowControl w:val="0"/>
              <w:tabs>
                <w:tab w:val="left" w:pos="940"/>
                <w:tab w:val="left" w:pos="1440"/>
              </w:tabs>
              <w:spacing w:after="0"/>
              <w:jc w:val="left"/>
              <w:rPr>
                <w:i/>
                <w:sz w:val="16"/>
                <w:szCs w:val="16"/>
              </w:rPr>
            </w:pPr>
            <w:r>
              <w:rPr>
                <w:i/>
                <w:sz w:val="16"/>
                <w:szCs w:val="16"/>
              </w:rPr>
              <w:t xml:space="preserve">Deep neural networks for emotion recognition combining </w:t>
            </w:r>
            <w:proofErr w:type="spellStart"/>
            <w:r>
              <w:rPr>
                <w:i/>
                <w:sz w:val="16"/>
                <w:szCs w:val="16"/>
              </w:rPr>
              <w:t>audo</w:t>
            </w:r>
            <w:proofErr w:type="spellEnd"/>
            <w:r>
              <w:rPr>
                <w:i/>
                <w:sz w:val="16"/>
                <w:szCs w:val="16"/>
              </w:rPr>
              <w:t xml:space="preserve"> and transcripts</w:t>
            </w:r>
          </w:p>
        </w:tc>
        <w:tc>
          <w:tcPr>
            <w:tcW w:w="428" w:type="pct"/>
            <w:tcBorders>
              <w:top w:val="nil"/>
              <w:left w:val="nil"/>
              <w:bottom w:val="single" w:sz="4" w:space="0" w:color="70AD47"/>
              <w:right w:val="single" w:sz="4" w:space="0" w:color="70AD47"/>
            </w:tcBorders>
            <w:shd w:val="clear" w:color="auto" w:fill="auto"/>
            <w:vAlign w:val="center"/>
          </w:tcPr>
          <w:p w14:paraId="346340EE" w14:textId="77777777" w:rsidR="009729B8" w:rsidRDefault="00296A1D">
            <w:pPr>
              <w:widowControl w:val="0"/>
              <w:tabs>
                <w:tab w:val="left" w:pos="940"/>
                <w:tab w:val="left" w:pos="1440"/>
              </w:tabs>
              <w:spacing w:after="0"/>
              <w:jc w:val="left"/>
              <w:rPr>
                <w:i/>
                <w:sz w:val="16"/>
                <w:szCs w:val="16"/>
              </w:rPr>
            </w:pPr>
            <w:r>
              <w:rPr>
                <w:i/>
                <w:sz w:val="16"/>
                <w:szCs w:val="16"/>
              </w:rPr>
              <w:t>LSTM</w:t>
            </w:r>
          </w:p>
        </w:tc>
        <w:tc>
          <w:tcPr>
            <w:tcW w:w="466" w:type="pct"/>
            <w:tcBorders>
              <w:top w:val="nil"/>
              <w:left w:val="nil"/>
              <w:bottom w:val="single" w:sz="4" w:space="0" w:color="70AD47"/>
              <w:right w:val="single" w:sz="4" w:space="0" w:color="70AD47"/>
            </w:tcBorders>
            <w:shd w:val="clear" w:color="auto" w:fill="auto"/>
            <w:vAlign w:val="center"/>
          </w:tcPr>
          <w:p w14:paraId="5EBECA84" w14:textId="77777777" w:rsidR="009729B8" w:rsidRDefault="00296A1D">
            <w:pPr>
              <w:widowControl w:val="0"/>
              <w:tabs>
                <w:tab w:val="left" w:pos="940"/>
                <w:tab w:val="left" w:pos="1440"/>
              </w:tabs>
              <w:spacing w:after="0"/>
              <w:jc w:val="left"/>
              <w:rPr>
                <w:i/>
                <w:sz w:val="16"/>
                <w:szCs w:val="16"/>
              </w:rPr>
            </w:pPr>
            <w:r>
              <w:rPr>
                <w:i/>
                <w:sz w:val="16"/>
                <w:szCs w:val="16"/>
              </w:rPr>
              <w:t>IEMOCAP</w:t>
            </w:r>
          </w:p>
        </w:tc>
        <w:tc>
          <w:tcPr>
            <w:tcW w:w="265" w:type="pct"/>
            <w:tcBorders>
              <w:top w:val="nil"/>
              <w:left w:val="nil"/>
              <w:bottom w:val="single" w:sz="4" w:space="0" w:color="70AD47"/>
              <w:right w:val="single" w:sz="4" w:space="0" w:color="70AD47"/>
            </w:tcBorders>
            <w:shd w:val="clear" w:color="auto" w:fill="auto"/>
            <w:vAlign w:val="center"/>
          </w:tcPr>
          <w:p w14:paraId="586C24E9"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auto"/>
            <w:vAlign w:val="center"/>
          </w:tcPr>
          <w:p w14:paraId="47D0DB41" w14:textId="77777777" w:rsidR="009729B8" w:rsidRDefault="00296A1D">
            <w:pPr>
              <w:widowControl w:val="0"/>
              <w:tabs>
                <w:tab w:val="left" w:pos="940"/>
                <w:tab w:val="left" w:pos="1440"/>
              </w:tabs>
              <w:spacing w:after="0"/>
              <w:jc w:val="left"/>
              <w:rPr>
                <w:i/>
                <w:sz w:val="16"/>
                <w:szCs w:val="16"/>
              </w:rPr>
            </w:pPr>
            <w:r>
              <w:rPr>
                <w:i/>
                <w:sz w:val="16"/>
                <w:szCs w:val="16"/>
              </w:rPr>
              <w:t>ASR, DNN</w:t>
            </w:r>
          </w:p>
        </w:tc>
        <w:tc>
          <w:tcPr>
            <w:tcW w:w="389" w:type="pct"/>
            <w:tcBorders>
              <w:top w:val="nil"/>
              <w:left w:val="nil"/>
              <w:bottom w:val="single" w:sz="4" w:space="0" w:color="70AD47"/>
              <w:right w:val="single" w:sz="4" w:space="0" w:color="70AD47"/>
            </w:tcBorders>
            <w:shd w:val="clear" w:color="auto" w:fill="auto"/>
            <w:vAlign w:val="center"/>
          </w:tcPr>
          <w:p w14:paraId="327839EF" w14:textId="77777777" w:rsidR="009729B8" w:rsidRDefault="00296A1D">
            <w:pPr>
              <w:widowControl w:val="0"/>
              <w:tabs>
                <w:tab w:val="left" w:pos="940"/>
                <w:tab w:val="left" w:pos="1440"/>
              </w:tabs>
              <w:spacing w:after="0"/>
              <w:jc w:val="left"/>
              <w:rPr>
                <w:i/>
                <w:sz w:val="16"/>
                <w:szCs w:val="16"/>
              </w:rPr>
            </w:pPr>
            <w:r>
              <w:rPr>
                <w:i/>
                <w:sz w:val="16"/>
                <w:szCs w:val="16"/>
              </w:rPr>
              <w:t>LSTM, GRU networks</w:t>
            </w:r>
          </w:p>
        </w:tc>
        <w:tc>
          <w:tcPr>
            <w:tcW w:w="389" w:type="pct"/>
            <w:tcBorders>
              <w:top w:val="nil"/>
              <w:left w:val="nil"/>
              <w:bottom w:val="single" w:sz="4" w:space="0" w:color="70AD47"/>
              <w:right w:val="single" w:sz="4" w:space="0" w:color="70AD47"/>
            </w:tcBorders>
            <w:shd w:val="clear" w:color="auto" w:fill="auto"/>
            <w:vAlign w:val="center"/>
          </w:tcPr>
          <w:p w14:paraId="49536030" w14:textId="77777777" w:rsidR="009729B8" w:rsidRDefault="00296A1D">
            <w:pPr>
              <w:widowControl w:val="0"/>
              <w:tabs>
                <w:tab w:val="left" w:pos="940"/>
                <w:tab w:val="left" w:pos="1440"/>
              </w:tabs>
              <w:spacing w:after="0"/>
              <w:jc w:val="left"/>
              <w:rPr>
                <w:i/>
                <w:sz w:val="16"/>
                <w:szCs w:val="16"/>
              </w:rPr>
            </w:pPr>
            <w:r>
              <w:rPr>
                <w:i/>
                <w:sz w:val="16"/>
                <w:szCs w:val="16"/>
              </w:rPr>
              <w:t>MCNN</w:t>
            </w:r>
          </w:p>
        </w:tc>
        <w:tc>
          <w:tcPr>
            <w:tcW w:w="312" w:type="pct"/>
            <w:tcBorders>
              <w:top w:val="nil"/>
              <w:left w:val="nil"/>
              <w:bottom w:val="single" w:sz="4" w:space="0" w:color="70AD47"/>
              <w:right w:val="single" w:sz="4" w:space="0" w:color="70AD47"/>
            </w:tcBorders>
            <w:shd w:val="clear" w:color="auto" w:fill="auto"/>
            <w:vAlign w:val="center"/>
          </w:tcPr>
          <w:p w14:paraId="1E9DED87" w14:textId="77777777" w:rsidR="009729B8" w:rsidRDefault="00296A1D">
            <w:pPr>
              <w:widowControl w:val="0"/>
              <w:tabs>
                <w:tab w:val="left" w:pos="940"/>
                <w:tab w:val="left" w:pos="1440"/>
              </w:tabs>
              <w:spacing w:after="0"/>
              <w:jc w:val="left"/>
              <w:rPr>
                <w:i/>
                <w:sz w:val="16"/>
                <w:szCs w:val="16"/>
              </w:rPr>
            </w:pPr>
            <w:r>
              <w:rPr>
                <w:i/>
                <w:sz w:val="16"/>
                <w:szCs w:val="16"/>
              </w:rPr>
              <w:t>68.8 % Accuracy</w:t>
            </w:r>
          </w:p>
        </w:tc>
        <w:tc>
          <w:tcPr>
            <w:tcW w:w="399" w:type="pct"/>
            <w:tcBorders>
              <w:top w:val="nil"/>
              <w:left w:val="nil"/>
              <w:bottom w:val="single" w:sz="4" w:space="0" w:color="70AD47"/>
              <w:right w:val="single" w:sz="4" w:space="0" w:color="70AD47"/>
            </w:tcBorders>
            <w:shd w:val="clear" w:color="auto" w:fill="auto"/>
            <w:vAlign w:val="center"/>
          </w:tcPr>
          <w:p w14:paraId="2BAE1096" w14:textId="77777777" w:rsidR="009729B8" w:rsidRDefault="00296A1D">
            <w:pPr>
              <w:widowControl w:val="0"/>
              <w:tabs>
                <w:tab w:val="left" w:pos="940"/>
                <w:tab w:val="left" w:pos="1440"/>
              </w:tabs>
              <w:spacing w:after="0"/>
              <w:jc w:val="left"/>
              <w:rPr>
                <w:i/>
                <w:sz w:val="16"/>
                <w:szCs w:val="16"/>
              </w:rPr>
            </w:pPr>
            <w:r>
              <w:rPr>
                <w:i/>
                <w:sz w:val="16"/>
                <w:szCs w:val="16"/>
              </w:rPr>
              <w:t>Using pre trained models in a good way but not good architectures is used</w:t>
            </w:r>
          </w:p>
        </w:tc>
      </w:tr>
      <w:tr w:rsidR="009729B8" w14:paraId="7522DA5C"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7188B211" w14:textId="77777777" w:rsidR="009729B8" w:rsidRDefault="00296A1D">
            <w:pPr>
              <w:widowControl w:val="0"/>
              <w:tabs>
                <w:tab w:val="left" w:pos="940"/>
                <w:tab w:val="left" w:pos="1440"/>
              </w:tabs>
              <w:spacing w:after="0"/>
              <w:jc w:val="left"/>
              <w:rPr>
                <w:b/>
                <w:i/>
                <w:sz w:val="16"/>
                <w:szCs w:val="16"/>
              </w:rPr>
            </w:pPr>
            <w:r>
              <w:rPr>
                <w:b/>
                <w:i/>
                <w:sz w:val="16"/>
                <w:szCs w:val="16"/>
              </w:rPr>
              <w:t>14</w:t>
            </w:r>
          </w:p>
        </w:tc>
        <w:tc>
          <w:tcPr>
            <w:tcW w:w="1719" w:type="pct"/>
            <w:tcBorders>
              <w:top w:val="nil"/>
              <w:left w:val="single" w:sz="4" w:space="0" w:color="70AD47"/>
              <w:bottom w:val="single" w:sz="4" w:space="0" w:color="70AD47"/>
              <w:right w:val="single" w:sz="4" w:space="0" w:color="70AD47"/>
            </w:tcBorders>
            <w:shd w:val="clear" w:color="auto" w:fill="E2EFD9"/>
            <w:vAlign w:val="center"/>
          </w:tcPr>
          <w:p w14:paraId="242431BC" w14:textId="77777777" w:rsidR="009729B8" w:rsidRDefault="00296A1D">
            <w:pPr>
              <w:widowControl w:val="0"/>
              <w:tabs>
                <w:tab w:val="left" w:pos="940"/>
                <w:tab w:val="left" w:pos="1440"/>
              </w:tabs>
              <w:spacing w:after="0"/>
              <w:jc w:val="left"/>
              <w:rPr>
                <w:i/>
                <w:sz w:val="16"/>
                <w:szCs w:val="16"/>
              </w:rPr>
            </w:pPr>
            <w:r>
              <w:rPr>
                <w:i/>
                <w:sz w:val="16"/>
                <w:szCs w:val="16"/>
              </w:rPr>
              <w:t xml:space="preserve">Efficient speech emotion recognition using multi scale </w:t>
            </w:r>
            <w:proofErr w:type="spellStart"/>
            <w:r>
              <w:rPr>
                <w:i/>
                <w:sz w:val="16"/>
                <w:szCs w:val="16"/>
              </w:rPr>
              <w:t>cnn</w:t>
            </w:r>
            <w:proofErr w:type="spellEnd"/>
            <w:r>
              <w:rPr>
                <w:i/>
                <w:sz w:val="16"/>
                <w:szCs w:val="16"/>
              </w:rPr>
              <w:t xml:space="preserve"> and attention</w:t>
            </w:r>
          </w:p>
        </w:tc>
        <w:tc>
          <w:tcPr>
            <w:tcW w:w="428" w:type="pct"/>
            <w:tcBorders>
              <w:top w:val="nil"/>
              <w:left w:val="nil"/>
              <w:bottom w:val="single" w:sz="4" w:space="0" w:color="70AD47"/>
              <w:right w:val="single" w:sz="4" w:space="0" w:color="70AD47"/>
            </w:tcBorders>
            <w:shd w:val="clear" w:color="auto" w:fill="E2EFD9"/>
            <w:vAlign w:val="center"/>
          </w:tcPr>
          <w:p w14:paraId="1B94C101" w14:textId="77777777" w:rsidR="009729B8" w:rsidRDefault="00296A1D">
            <w:pPr>
              <w:widowControl w:val="0"/>
              <w:tabs>
                <w:tab w:val="left" w:pos="940"/>
                <w:tab w:val="left" w:pos="1440"/>
              </w:tabs>
              <w:spacing w:after="0"/>
              <w:jc w:val="left"/>
              <w:rPr>
                <w:i/>
                <w:sz w:val="16"/>
                <w:szCs w:val="16"/>
              </w:rPr>
            </w:pPr>
            <w:r>
              <w:rPr>
                <w:i/>
                <w:sz w:val="16"/>
                <w:szCs w:val="16"/>
              </w:rPr>
              <w:t>Bi-RNN, MSCNN, ASR</w:t>
            </w:r>
          </w:p>
        </w:tc>
        <w:tc>
          <w:tcPr>
            <w:tcW w:w="466" w:type="pct"/>
            <w:tcBorders>
              <w:top w:val="nil"/>
              <w:left w:val="nil"/>
              <w:bottom w:val="single" w:sz="4" w:space="0" w:color="70AD47"/>
              <w:right w:val="single" w:sz="4" w:space="0" w:color="70AD47"/>
            </w:tcBorders>
            <w:shd w:val="clear" w:color="auto" w:fill="E2EFD9"/>
            <w:vAlign w:val="center"/>
          </w:tcPr>
          <w:p w14:paraId="34BD16AF" w14:textId="77777777" w:rsidR="009729B8" w:rsidRDefault="00296A1D">
            <w:pPr>
              <w:widowControl w:val="0"/>
              <w:tabs>
                <w:tab w:val="left" w:pos="940"/>
                <w:tab w:val="left" w:pos="1440"/>
              </w:tabs>
              <w:spacing w:after="0"/>
              <w:jc w:val="left"/>
              <w:rPr>
                <w:i/>
                <w:sz w:val="16"/>
                <w:szCs w:val="16"/>
              </w:rPr>
            </w:pPr>
            <w:r>
              <w:rPr>
                <w:i/>
                <w:sz w:val="16"/>
                <w:szCs w:val="16"/>
              </w:rPr>
              <w:t>IEMOCAP</w:t>
            </w:r>
          </w:p>
        </w:tc>
        <w:tc>
          <w:tcPr>
            <w:tcW w:w="265" w:type="pct"/>
            <w:tcBorders>
              <w:top w:val="nil"/>
              <w:left w:val="nil"/>
              <w:bottom w:val="single" w:sz="4" w:space="0" w:color="70AD47"/>
              <w:right w:val="single" w:sz="4" w:space="0" w:color="70AD47"/>
            </w:tcBorders>
            <w:shd w:val="clear" w:color="auto" w:fill="E2EFD9"/>
            <w:vAlign w:val="center"/>
          </w:tcPr>
          <w:p w14:paraId="551C10D0"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E2EFD9"/>
            <w:vAlign w:val="center"/>
          </w:tcPr>
          <w:p w14:paraId="30BDE237" w14:textId="77777777" w:rsidR="009729B8" w:rsidRDefault="00296A1D">
            <w:pPr>
              <w:widowControl w:val="0"/>
              <w:tabs>
                <w:tab w:val="left" w:pos="940"/>
                <w:tab w:val="left" w:pos="1440"/>
              </w:tabs>
              <w:spacing w:after="0"/>
              <w:jc w:val="left"/>
              <w:rPr>
                <w:i/>
                <w:sz w:val="16"/>
                <w:szCs w:val="16"/>
              </w:rPr>
            </w:pPr>
            <w:r>
              <w:rPr>
                <w:i/>
                <w:sz w:val="16"/>
                <w:szCs w:val="16"/>
              </w:rPr>
              <w:t>NLP, SPU</w:t>
            </w:r>
          </w:p>
        </w:tc>
        <w:tc>
          <w:tcPr>
            <w:tcW w:w="389" w:type="pct"/>
            <w:tcBorders>
              <w:top w:val="nil"/>
              <w:left w:val="nil"/>
              <w:bottom w:val="single" w:sz="4" w:space="0" w:color="70AD47"/>
              <w:right w:val="single" w:sz="4" w:space="0" w:color="70AD47"/>
            </w:tcBorders>
            <w:shd w:val="clear" w:color="auto" w:fill="E2EFD9"/>
            <w:vAlign w:val="center"/>
          </w:tcPr>
          <w:p w14:paraId="7F9C2BF9" w14:textId="77777777" w:rsidR="009729B8" w:rsidRDefault="00296A1D">
            <w:pPr>
              <w:widowControl w:val="0"/>
              <w:tabs>
                <w:tab w:val="left" w:pos="940"/>
                <w:tab w:val="left" w:pos="1440"/>
              </w:tabs>
              <w:spacing w:after="0"/>
              <w:jc w:val="left"/>
              <w:rPr>
                <w:i/>
                <w:sz w:val="16"/>
                <w:szCs w:val="16"/>
              </w:rPr>
            </w:pPr>
            <w:r>
              <w:rPr>
                <w:i/>
                <w:sz w:val="16"/>
                <w:szCs w:val="16"/>
              </w:rPr>
              <w:t>MSCNN-SPU</w:t>
            </w:r>
          </w:p>
        </w:tc>
        <w:tc>
          <w:tcPr>
            <w:tcW w:w="389" w:type="pct"/>
            <w:tcBorders>
              <w:top w:val="nil"/>
              <w:left w:val="nil"/>
              <w:bottom w:val="single" w:sz="4" w:space="0" w:color="70AD47"/>
              <w:right w:val="single" w:sz="4" w:space="0" w:color="70AD47"/>
            </w:tcBorders>
            <w:shd w:val="clear" w:color="auto" w:fill="E2EFD9"/>
            <w:vAlign w:val="center"/>
          </w:tcPr>
          <w:p w14:paraId="254FE10D" w14:textId="77777777" w:rsidR="009729B8" w:rsidRDefault="00296A1D">
            <w:pPr>
              <w:widowControl w:val="0"/>
              <w:tabs>
                <w:tab w:val="left" w:pos="940"/>
                <w:tab w:val="left" w:pos="1440"/>
              </w:tabs>
              <w:spacing w:after="0"/>
              <w:jc w:val="left"/>
              <w:rPr>
                <w:i/>
                <w:sz w:val="16"/>
                <w:szCs w:val="16"/>
              </w:rPr>
            </w:pPr>
            <w:r>
              <w:rPr>
                <w:i/>
                <w:sz w:val="16"/>
                <w:szCs w:val="16"/>
              </w:rPr>
              <w:t>MFCC, X-Vector and TDNN</w:t>
            </w:r>
          </w:p>
        </w:tc>
        <w:tc>
          <w:tcPr>
            <w:tcW w:w="312" w:type="pct"/>
            <w:tcBorders>
              <w:top w:val="nil"/>
              <w:left w:val="nil"/>
              <w:bottom w:val="single" w:sz="4" w:space="0" w:color="70AD47"/>
              <w:right w:val="single" w:sz="4" w:space="0" w:color="70AD47"/>
            </w:tcBorders>
            <w:shd w:val="clear" w:color="auto" w:fill="E2EFD9"/>
            <w:vAlign w:val="center"/>
          </w:tcPr>
          <w:p w14:paraId="0479714A" w14:textId="77777777" w:rsidR="009729B8" w:rsidRDefault="00296A1D">
            <w:pPr>
              <w:widowControl w:val="0"/>
              <w:tabs>
                <w:tab w:val="left" w:pos="940"/>
                <w:tab w:val="left" w:pos="1440"/>
              </w:tabs>
              <w:spacing w:after="0"/>
              <w:jc w:val="left"/>
              <w:rPr>
                <w:i/>
                <w:sz w:val="16"/>
                <w:szCs w:val="16"/>
              </w:rPr>
            </w:pPr>
            <w:r>
              <w:rPr>
                <w:i/>
                <w:sz w:val="16"/>
                <w:szCs w:val="16"/>
              </w:rPr>
              <w:t>74 % Accuracy</w:t>
            </w:r>
          </w:p>
        </w:tc>
        <w:tc>
          <w:tcPr>
            <w:tcW w:w="399" w:type="pct"/>
            <w:tcBorders>
              <w:top w:val="nil"/>
              <w:left w:val="nil"/>
              <w:bottom w:val="single" w:sz="4" w:space="0" w:color="70AD47"/>
              <w:right w:val="single" w:sz="4" w:space="0" w:color="70AD47"/>
            </w:tcBorders>
            <w:shd w:val="clear" w:color="auto" w:fill="E2EFD9"/>
            <w:vAlign w:val="center"/>
          </w:tcPr>
          <w:p w14:paraId="41FBD4E3" w14:textId="77777777" w:rsidR="009729B8" w:rsidRDefault="00296A1D">
            <w:pPr>
              <w:widowControl w:val="0"/>
              <w:tabs>
                <w:tab w:val="left" w:pos="940"/>
                <w:tab w:val="left" w:pos="1440"/>
              </w:tabs>
              <w:spacing w:after="0"/>
              <w:jc w:val="left"/>
              <w:rPr>
                <w:i/>
                <w:sz w:val="16"/>
                <w:szCs w:val="16"/>
              </w:rPr>
            </w:pPr>
            <w:r>
              <w:rPr>
                <w:i/>
                <w:sz w:val="16"/>
                <w:szCs w:val="16"/>
              </w:rPr>
              <w:t xml:space="preserve">Good </w:t>
            </w:r>
            <w:proofErr w:type="spellStart"/>
            <w:r>
              <w:rPr>
                <w:i/>
                <w:sz w:val="16"/>
                <w:szCs w:val="16"/>
              </w:rPr>
              <w:t>architecure</w:t>
            </w:r>
            <w:proofErr w:type="spellEnd"/>
            <w:r>
              <w:rPr>
                <w:i/>
                <w:sz w:val="16"/>
                <w:szCs w:val="16"/>
              </w:rPr>
              <w:t xml:space="preserve"> diagrams but nothing new in model only few changes</w:t>
            </w:r>
          </w:p>
        </w:tc>
      </w:tr>
      <w:tr w:rsidR="009729B8" w14:paraId="50AA46FE"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551FE9B7" w14:textId="77777777" w:rsidR="009729B8" w:rsidRDefault="00296A1D">
            <w:pPr>
              <w:widowControl w:val="0"/>
              <w:tabs>
                <w:tab w:val="left" w:pos="940"/>
                <w:tab w:val="left" w:pos="1440"/>
              </w:tabs>
              <w:spacing w:after="0"/>
              <w:jc w:val="left"/>
              <w:rPr>
                <w:b/>
                <w:i/>
                <w:sz w:val="16"/>
                <w:szCs w:val="16"/>
              </w:rPr>
            </w:pPr>
            <w:r>
              <w:rPr>
                <w:b/>
                <w:i/>
                <w:sz w:val="16"/>
                <w:szCs w:val="16"/>
              </w:rPr>
              <w:lastRenderedPageBreak/>
              <w:t>15</w:t>
            </w:r>
          </w:p>
        </w:tc>
        <w:tc>
          <w:tcPr>
            <w:tcW w:w="1719" w:type="pct"/>
            <w:tcBorders>
              <w:top w:val="nil"/>
              <w:left w:val="single" w:sz="4" w:space="0" w:color="70AD47"/>
              <w:bottom w:val="single" w:sz="4" w:space="0" w:color="70AD47"/>
              <w:right w:val="single" w:sz="4" w:space="0" w:color="70AD47"/>
            </w:tcBorders>
            <w:shd w:val="clear" w:color="auto" w:fill="auto"/>
            <w:vAlign w:val="center"/>
          </w:tcPr>
          <w:p w14:paraId="4455F9B5" w14:textId="77777777" w:rsidR="009729B8" w:rsidRDefault="00296A1D">
            <w:pPr>
              <w:widowControl w:val="0"/>
              <w:tabs>
                <w:tab w:val="left" w:pos="940"/>
                <w:tab w:val="left" w:pos="1440"/>
              </w:tabs>
              <w:spacing w:after="0"/>
              <w:jc w:val="left"/>
              <w:rPr>
                <w:i/>
                <w:sz w:val="16"/>
                <w:szCs w:val="16"/>
              </w:rPr>
            </w:pPr>
            <w:proofErr w:type="spellStart"/>
            <w:r>
              <w:rPr>
                <w:i/>
                <w:sz w:val="16"/>
                <w:szCs w:val="16"/>
              </w:rPr>
              <w:t>Multimodel</w:t>
            </w:r>
            <w:proofErr w:type="spellEnd"/>
            <w:r>
              <w:rPr>
                <w:i/>
                <w:sz w:val="16"/>
                <w:szCs w:val="16"/>
              </w:rPr>
              <w:t xml:space="preserve"> Speech emotion recognition using audio and text</w:t>
            </w:r>
          </w:p>
        </w:tc>
        <w:tc>
          <w:tcPr>
            <w:tcW w:w="428" w:type="pct"/>
            <w:tcBorders>
              <w:top w:val="nil"/>
              <w:left w:val="nil"/>
              <w:bottom w:val="single" w:sz="4" w:space="0" w:color="70AD47"/>
              <w:right w:val="single" w:sz="4" w:space="0" w:color="70AD47"/>
            </w:tcBorders>
            <w:shd w:val="clear" w:color="auto" w:fill="auto"/>
            <w:vAlign w:val="center"/>
          </w:tcPr>
          <w:p w14:paraId="315961A2" w14:textId="77777777" w:rsidR="009729B8" w:rsidRDefault="00296A1D">
            <w:pPr>
              <w:widowControl w:val="0"/>
              <w:tabs>
                <w:tab w:val="left" w:pos="940"/>
                <w:tab w:val="left" w:pos="1440"/>
              </w:tabs>
              <w:spacing w:after="0"/>
              <w:jc w:val="left"/>
              <w:rPr>
                <w:i/>
                <w:sz w:val="16"/>
                <w:szCs w:val="16"/>
              </w:rPr>
            </w:pPr>
            <w:r>
              <w:rPr>
                <w:i/>
                <w:sz w:val="16"/>
                <w:szCs w:val="16"/>
              </w:rPr>
              <w:t>NLP, RNN, NLTK</w:t>
            </w:r>
          </w:p>
        </w:tc>
        <w:tc>
          <w:tcPr>
            <w:tcW w:w="466" w:type="pct"/>
            <w:tcBorders>
              <w:top w:val="nil"/>
              <w:left w:val="nil"/>
              <w:bottom w:val="single" w:sz="4" w:space="0" w:color="70AD47"/>
              <w:right w:val="single" w:sz="4" w:space="0" w:color="70AD47"/>
            </w:tcBorders>
            <w:shd w:val="clear" w:color="auto" w:fill="auto"/>
            <w:vAlign w:val="center"/>
          </w:tcPr>
          <w:p w14:paraId="4D034543" w14:textId="77777777" w:rsidR="009729B8" w:rsidRDefault="00296A1D">
            <w:pPr>
              <w:widowControl w:val="0"/>
              <w:tabs>
                <w:tab w:val="left" w:pos="940"/>
                <w:tab w:val="left" w:pos="1440"/>
              </w:tabs>
              <w:spacing w:after="0"/>
              <w:jc w:val="left"/>
              <w:rPr>
                <w:i/>
                <w:sz w:val="16"/>
                <w:szCs w:val="16"/>
              </w:rPr>
            </w:pPr>
            <w:r>
              <w:rPr>
                <w:i/>
                <w:sz w:val="16"/>
                <w:szCs w:val="16"/>
              </w:rPr>
              <w:t>IEMOCAP</w:t>
            </w:r>
          </w:p>
        </w:tc>
        <w:tc>
          <w:tcPr>
            <w:tcW w:w="265" w:type="pct"/>
            <w:tcBorders>
              <w:top w:val="nil"/>
              <w:left w:val="nil"/>
              <w:bottom w:val="single" w:sz="4" w:space="0" w:color="70AD47"/>
              <w:right w:val="single" w:sz="4" w:space="0" w:color="70AD47"/>
            </w:tcBorders>
            <w:shd w:val="clear" w:color="auto" w:fill="auto"/>
            <w:vAlign w:val="center"/>
          </w:tcPr>
          <w:p w14:paraId="11850B23"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auto"/>
            <w:vAlign w:val="center"/>
          </w:tcPr>
          <w:p w14:paraId="3808F17E" w14:textId="77777777" w:rsidR="009729B8" w:rsidRDefault="00296A1D">
            <w:pPr>
              <w:widowControl w:val="0"/>
              <w:tabs>
                <w:tab w:val="left" w:pos="940"/>
                <w:tab w:val="left" w:pos="1440"/>
              </w:tabs>
              <w:spacing w:after="0"/>
              <w:jc w:val="left"/>
              <w:rPr>
                <w:i/>
                <w:sz w:val="16"/>
                <w:szCs w:val="16"/>
              </w:rPr>
            </w:pPr>
            <w:r>
              <w:rPr>
                <w:i/>
                <w:sz w:val="16"/>
                <w:szCs w:val="16"/>
              </w:rPr>
              <w:t>DNN, CNN, ARE, TRE</w:t>
            </w:r>
          </w:p>
        </w:tc>
        <w:tc>
          <w:tcPr>
            <w:tcW w:w="389" w:type="pct"/>
            <w:tcBorders>
              <w:top w:val="nil"/>
              <w:left w:val="nil"/>
              <w:bottom w:val="single" w:sz="4" w:space="0" w:color="70AD47"/>
              <w:right w:val="single" w:sz="4" w:space="0" w:color="70AD47"/>
            </w:tcBorders>
            <w:shd w:val="clear" w:color="auto" w:fill="auto"/>
            <w:vAlign w:val="center"/>
          </w:tcPr>
          <w:p w14:paraId="4A2535F4" w14:textId="77777777" w:rsidR="009729B8" w:rsidRDefault="00296A1D">
            <w:pPr>
              <w:widowControl w:val="0"/>
              <w:tabs>
                <w:tab w:val="left" w:pos="940"/>
                <w:tab w:val="left" w:pos="1440"/>
              </w:tabs>
              <w:spacing w:after="0"/>
              <w:jc w:val="left"/>
              <w:rPr>
                <w:i/>
                <w:sz w:val="16"/>
                <w:szCs w:val="16"/>
              </w:rPr>
            </w:pPr>
            <w:proofErr w:type="spellStart"/>
            <w:r>
              <w:rPr>
                <w:i/>
                <w:sz w:val="16"/>
                <w:szCs w:val="16"/>
              </w:rPr>
              <w:t>Multimodel</w:t>
            </w:r>
            <w:proofErr w:type="spellEnd"/>
            <w:r>
              <w:rPr>
                <w:i/>
                <w:sz w:val="16"/>
                <w:szCs w:val="16"/>
              </w:rPr>
              <w:t xml:space="preserve"> MDRE</w:t>
            </w:r>
          </w:p>
        </w:tc>
        <w:tc>
          <w:tcPr>
            <w:tcW w:w="389" w:type="pct"/>
            <w:tcBorders>
              <w:top w:val="nil"/>
              <w:left w:val="nil"/>
              <w:bottom w:val="single" w:sz="4" w:space="0" w:color="70AD47"/>
              <w:right w:val="single" w:sz="4" w:space="0" w:color="70AD47"/>
            </w:tcBorders>
            <w:shd w:val="clear" w:color="auto" w:fill="auto"/>
            <w:vAlign w:val="center"/>
          </w:tcPr>
          <w:p w14:paraId="1093C0EA" w14:textId="77777777" w:rsidR="009729B8" w:rsidRDefault="00296A1D">
            <w:pPr>
              <w:widowControl w:val="0"/>
              <w:tabs>
                <w:tab w:val="left" w:pos="940"/>
                <w:tab w:val="left" w:pos="1440"/>
              </w:tabs>
              <w:spacing w:after="0"/>
              <w:jc w:val="left"/>
              <w:rPr>
                <w:i/>
                <w:sz w:val="16"/>
                <w:szCs w:val="16"/>
              </w:rPr>
            </w:pPr>
            <w:r>
              <w:rPr>
                <w:i/>
                <w:sz w:val="16"/>
                <w:szCs w:val="16"/>
              </w:rPr>
              <w:t>ARE, MFCC, TRE, WAP</w:t>
            </w:r>
          </w:p>
        </w:tc>
        <w:tc>
          <w:tcPr>
            <w:tcW w:w="312" w:type="pct"/>
            <w:tcBorders>
              <w:top w:val="nil"/>
              <w:left w:val="nil"/>
              <w:bottom w:val="single" w:sz="4" w:space="0" w:color="70AD47"/>
              <w:right w:val="single" w:sz="4" w:space="0" w:color="70AD47"/>
            </w:tcBorders>
            <w:shd w:val="clear" w:color="auto" w:fill="auto"/>
            <w:vAlign w:val="center"/>
          </w:tcPr>
          <w:p w14:paraId="0F5C7A5F" w14:textId="77777777" w:rsidR="009729B8" w:rsidRDefault="00296A1D">
            <w:pPr>
              <w:widowControl w:val="0"/>
              <w:tabs>
                <w:tab w:val="left" w:pos="940"/>
                <w:tab w:val="left" w:pos="1440"/>
              </w:tabs>
              <w:spacing w:after="0"/>
              <w:jc w:val="left"/>
              <w:rPr>
                <w:i/>
                <w:sz w:val="16"/>
                <w:szCs w:val="16"/>
              </w:rPr>
            </w:pPr>
            <w:r>
              <w:rPr>
                <w:i/>
                <w:sz w:val="16"/>
                <w:szCs w:val="16"/>
              </w:rPr>
              <w:t>70 % Accuracy</w:t>
            </w:r>
          </w:p>
        </w:tc>
        <w:tc>
          <w:tcPr>
            <w:tcW w:w="399" w:type="pct"/>
            <w:tcBorders>
              <w:top w:val="nil"/>
              <w:left w:val="nil"/>
              <w:bottom w:val="single" w:sz="4" w:space="0" w:color="70AD47"/>
              <w:right w:val="single" w:sz="4" w:space="0" w:color="70AD47"/>
            </w:tcBorders>
            <w:shd w:val="clear" w:color="auto" w:fill="auto"/>
            <w:vAlign w:val="center"/>
          </w:tcPr>
          <w:p w14:paraId="69CF4C2D" w14:textId="77777777" w:rsidR="009729B8" w:rsidRDefault="00296A1D">
            <w:pPr>
              <w:widowControl w:val="0"/>
              <w:tabs>
                <w:tab w:val="left" w:pos="940"/>
                <w:tab w:val="left" w:pos="1440"/>
              </w:tabs>
              <w:spacing w:after="0"/>
              <w:jc w:val="left"/>
              <w:rPr>
                <w:i/>
                <w:sz w:val="16"/>
                <w:szCs w:val="16"/>
              </w:rPr>
            </w:pPr>
            <w:r>
              <w:rPr>
                <w:i/>
                <w:sz w:val="16"/>
                <w:szCs w:val="16"/>
              </w:rPr>
              <w:t xml:space="preserve">New </w:t>
            </w:r>
            <w:proofErr w:type="spellStart"/>
            <w:r>
              <w:rPr>
                <w:i/>
                <w:sz w:val="16"/>
                <w:szCs w:val="16"/>
              </w:rPr>
              <w:t>Multimodel</w:t>
            </w:r>
            <w:proofErr w:type="spellEnd"/>
            <w:r>
              <w:rPr>
                <w:i/>
                <w:sz w:val="16"/>
                <w:szCs w:val="16"/>
              </w:rPr>
              <w:t xml:space="preserve"> but accuracies is reduced in before introduced models</w:t>
            </w:r>
          </w:p>
        </w:tc>
      </w:tr>
      <w:tr w:rsidR="009729B8" w14:paraId="1D4E68ED"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2F7266A6" w14:textId="77777777" w:rsidR="009729B8" w:rsidRDefault="00296A1D">
            <w:pPr>
              <w:widowControl w:val="0"/>
              <w:tabs>
                <w:tab w:val="left" w:pos="940"/>
                <w:tab w:val="left" w:pos="1440"/>
              </w:tabs>
              <w:spacing w:after="0"/>
              <w:jc w:val="left"/>
              <w:rPr>
                <w:b/>
                <w:i/>
                <w:sz w:val="16"/>
                <w:szCs w:val="16"/>
              </w:rPr>
            </w:pPr>
            <w:r>
              <w:rPr>
                <w:b/>
                <w:i/>
                <w:sz w:val="16"/>
                <w:szCs w:val="16"/>
              </w:rPr>
              <w:t>16</w:t>
            </w:r>
          </w:p>
        </w:tc>
        <w:tc>
          <w:tcPr>
            <w:tcW w:w="1719" w:type="pct"/>
            <w:tcBorders>
              <w:top w:val="nil"/>
              <w:left w:val="single" w:sz="4" w:space="0" w:color="70AD47"/>
              <w:bottom w:val="single" w:sz="4" w:space="0" w:color="70AD47"/>
              <w:right w:val="single" w:sz="4" w:space="0" w:color="70AD47"/>
            </w:tcBorders>
            <w:shd w:val="clear" w:color="auto" w:fill="E2EFD9"/>
            <w:vAlign w:val="center"/>
          </w:tcPr>
          <w:p w14:paraId="52D8C91E" w14:textId="77777777" w:rsidR="009729B8" w:rsidRDefault="00296A1D">
            <w:pPr>
              <w:widowControl w:val="0"/>
              <w:tabs>
                <w:tab w:val="left" w:pos="940"/>
                <w:tab w:val="left" w:pos="1440"/>
              </w:tabs>
              <w:spacing w:after="0"/>
              <w:jc w:val="left"/>
              <w:rPr>
                <w:i/>
                <w:sz w:val="16"/>
                <w:szCs w:val="16"/>
              </w:rPr>
            </w:pPr>
            <w:r>
              <w:rPr>
                <w:i/>
                <w:sz w:val="16"/>
                <w:szCs w:val="16"/>
              </w:rPr>
              <w:t>Hybrid Approach for Emotion Classification of Audio Conversation</w:t>
            </w:r>
            <w:r>
              <w:rPr>
                <w:i/>
                <w:sz w:val="16"/>
                <w:szCs w:val="16"/>
              </w:rPr>
              <w:br/>
              <w:t>Based on Text and Speech Mining</w:t>
            </w:r>
          </w:p>
        </w:tc>
        <w:tc>
          <w:tcPr>
            <w:tcW w:w="428" w:type="pct"/>
            <w:tcBorders>
              <w:top w:val="nil"/>
              <w:left w:val="nil"/>
              <w:bottom w:val="single" w:sz="4" w:space="0" w:color="70AD47"/>
              <w:right w:val="single" w:sz="4" w:space="0" w:color="70AD47"/>
            </w:tcBorders>
            <w:shd w:val="clear" w:color="auto" w:fill="E2EFD9"/>
            <w:vAlign w:val="center"/>
          </w:tcPr>
          <w:p w14:paraId="61A8636E" w14:textId="77777777" w:rsidR="009729B8" w:rsidRDefault="00296A1D">
            <w:pPr>
              <w:widowControl w:val="0"/>
              <w:tabs>
                <w:tab w:val="left" w:pos="940"/>
                <w:tab w:val="left" w:pos="1440"/>
              </w:tabs>
              <w:spacing w:after="0"/>
              <w:jc w:val="left"/>
              <w:rPr>
                <w:i/>
                <w:sz w:val="16"/>
                <w:szCs w:val="16"/>
              </w:rPr>
            </w:pPr>
            <w:proofErr w:type="spellStart"/>
            <w:r>
              <w:rPr>
                <w:i/>
                <w:sz w:val="16"/>
                <w:szCs w:val="16"/>
              </w:rPr>
              <w:t>Matlab</w:t>
            </w:r>
            <w:proofErr w:type="spellEnd"/>
            <w:r>
              <w:rPr>
                <w:i/>
                <w:sz w:val="16"/>
                <w:szCs w:val="16"/>
              </w:rPr>
              <w:t xml:space="preserve"> frequency, SVM </w:t>
            </w:r>
            <w:proofErr w:type="spellStart"/>
            <w:r>
              <w:rPr>
                <w:i/>
                <w:sz w:val="16"/>
                <w:szCs w:val="16"/>
              </w:rPr>
              <w:t>classifier.NLP</w:t>
            </w:r>
            <w:proofErr w:type="spellEnd"/>
          </w:p>
        </w:tc>
        <w:tc>
          <w:tcPr>
            <w:tcW w:w="466" w:type="pct"/>
            <w:tcBorders>
              <w:top w:val="nil"/>
              <w:left w:val="nil"/>
              <w:bottom w:val="single" w:sz="4" w:space="0" w:color="70AD47"/>
              <w:right w:val="single" w:sz="4" w:space="0" w:color="70AD47"/>
            </w:tcBorders>
            <w:shd w:val="clear" w:color="auto" w:fill="E2EFD9"/>
            <w:vAlign w:val="center"/>
          </w:tcPr>
          <w:p w14:paraId="13FB6382" w14:textId="77777777" w:rsidR="009729B8" w:rsidRDefault="00296A1D">
            <w:pPr>
              <w:widowControl w:val="0"/>
              <w:tabs>
                <w:tab w:val="left" w:pos="940"/>
                <w:tab w:val="left" w:pos="1440"/>
              </w:tabs>
              <w:spacing w:after="0"/>
              <w:jc w:val="left"/>
              <w:rPr>
                <w:i/>
                <w:sz w:val="16"/>
                <w:szCs w:val="16"/>
              </w:rPr>
            </w:pPr>
            <w:r>
              <w:rPr>
                <w:i/>
                <w:sz w:val="16"/>
                <w:szCs w:val="16"/>
              </w:rPr>
              <w:t>SemEval-2007</w:t>
            </w:r>
          </w:p>
        </w:tc>
        <w:tc>
          <w:tcPr>
            <w:tcW w:w="265" w:type="pct"/>
            <w:tcBorders>
              <w:top w:val="nil"/>
              <w:left w:val="nil"/>
              <w:bottom w:val="single" w:sz="4" w:space="0" w:color="70AD47"/>
              <w:right w:val="single" w:sz="4" w:space="0" w:color="70AD47"/>
            </w:tcBorders>
            <w:shd w:val="clear" w:color="auto" w:fill="E2EFD9"/>
            <w:vAlign w:val="center"/>
          </w:tcPr>
          <w:p w14:paraId="2E251EF6" w14:textId="77777777" w:rsidR="009729B8" w:rsidRDefault="00296A1D">
            <w:pPr>
              <w:widowControl w:val="0"/>
              <w:tabs>
                <w:tab w:val="left" w:pos="940"/>
                <w:tab w:val="left" w:pos="1440"/>
              </w:tabs>
              <w:spacing w:after="0"/>
              <w:jc w:val="left"/>
              <w:rPr>
                <w:i/>
                <w:sz w:val="16"/>
                <w:szCs w:val="16"/>
              </w:rPr>
            </w:pPr>
            <w:r>
              <w:rPr>
                <w:i/>
                <w:sz w:val="16"/>
                <w:szCs w:val="16"/>
              </w:rPr>
              <w:t>6</w:t>
            </w:r>
          </w:p>
        </w:tc>
        <w:tc>
          <w:tcPr>
            <w:tcW w:w="451" w:type="pct"/>
            <w:tcBorders>
              <w:top w:val="nil"/>
              <w:left w:val="nil"/>
              <w:bottom w:val="single" w:sz="4" w:space="0" w:color="70AD47"/>
              <w:right w:val="single" w:sz="4" w:space="0" w:color="70AD47"/>
            </w:tcBorders>
            <w:shd w:val="clear" w:color="auto" w:fill="E2EFD9"/>
            <w:vAlign w:val="center"/>
          </w:tcPr>
          <w:p w14:paraId="612187B3" w14:textId="77777777" w:rsidR="009729B8" w:rsidRDefault="00296A1D">
            <w:pPr>
              <w:widowControl w:val="0"/>
              <w:tabs>
                <w:tab w:val="left" w:pos="940"/>
                <w:tab w:val="left" w:pos="1440"/>
              </w:tabs>
              <w:spacing w:after="0"/>
              <w:jc w:val="left"/>
              <w:rPr>
                <w:i/>
                <w:sz w:val="16"/>
                <w:szCs w:val="16"/>
              </w:rPr>
            </w:pPr>
            <w:r>
              <w:rPr>
                <w:i/>
                <w:sz w:val="16"/>
                <w:szCs w:val="16"/>
              </w:rPr>
              <w:t>NLTK</w:t>
            </w:r>
          </w:p>
        </w:tc>
        <w:tc>
          <w:tcPr>
            <w:tcW w:w="389" w:type="pct"/>
            <w:tcBorders>
              <w:top w:val="nil"/>
              <w:left w:val="nil"/>
              <w:bottom w:val="single" w:sz="4" w:space="0" w:color="70AD47"/>
              <w:right w:val="single" w:sz="4" w:space="0" w:color="70AD47"/>
            </w:tcBorders>
            <w:shd w:val="clear" w:color="auto" w:fill="E2EFD9"/>
            <w:vAlign w:val="center"/>
          </w:tcPr>
          <w:p w14:paraId="5E5FD10A" w14:textId="77777777" w:rsidR="009729B8" w:rsidRDefault="00296A1D">
            <w:pPr>
              <w:widowControl w:val="0"/>
              <w:tabs>
                <w:tab w:val="left" w:pos="940"/>
                <w:tab w:val="left" w:pos="1440"/>
              </w:tabs>
              <w:spacing w:after="0"/>
              <w:jc w:val="left"/>
              <w:rPr>
                <w:i/>
                <w:sz w:val="16"/>
                <w:szCs w:val="16"/>
              </w:rPr>
            </w:pPr>
            <w:r>
              <w:rPr>
                <w:i/>
                <w:sz w:val="16"/>
                <w:szCs w:val="16"/>
              </w:rPr>
              <w:t>Hybrid SVM</w:t>
            </w:r>
          </w:p>
        </w:tc>
        <w:tc>
          <w:tcPr>
            <w:tcW w:w="389" w:type="pct"/>
            <w:tcBorders>
              <w:top w:val="nil"/>
              <w:left w:val="nil"/>
              <w:bottom w:val="single" w:sz="4" w:space="0" w:color="70AD47"/>
              <w:right w:val="single" w:sz="4" w:space="0" w:color="70AD47"/>
            </w:tcBorders>
            <w:shd w:val="clear" w:color="auto" w:fill="E2EFD9"/>
            <w:vAlign w:val="center"/>
          </w:tcPr>
          <w:p w14:paraId="1CE365DF" w14:textId="77777777" w:rsidR="009729B8" w:rsidRDefault="00296A1D">
            <w:pPr>
              <w:widowControl w:val="0"/>
              <w:tabs>
                <w:tab w:val="left" w:pos="940"/>
                <w:tab w:val="left" w:pos="1440"/>
              </w:tabs>
              <w:spacing w:after="0"/>
              <w:jc w:val="left"/>
              <w:rPr>
                <w:i/>
                <w:sz w:val="16"/>
                <w:szCs w:val="16"/>
              </w:rPr>
            </w:pPr>
            <w:r>
              <w:rPr>
                <w:i/>
                <w:sz w:val="16"/>
                <w:szCs w:val="16"/>
              </w:rPr>
              <w:t>MFCCs</w:t>
            </w:r>
          </w:p>
        </w:tc>
        <w:tc>
          <w:tcPr>
            <w:tcW w:w="312" w:type="pct"/>
            <w:tcBorders>
              <w:top w:val="nil"/>
              <w:left w:val="nil"/>
              <w:bottom w:val="single" w:sz="4" w:space="0" w:color="70AD47"/>
              <w:right w:val="single" w:sz="4" w:space="0" w:color="70AD47"/>
            </w:tcBorders>
            <w:shd w:val="clear" w:color="auto" w:fill="E2EFD9"/>
            <w:vAlign w:val="center"/>
          </w:tcPr>
          <w:p w14:paraId="5AC7CB71" w14:textId="77777777" w:rsidR="009729B8" w:rsidRDefault="00296A1D">
            <w:pPr>
              <w:widowControl w:val="0"/>
              <w:tabs>
                <w:tab w:val="left" w:pos="940"/>
                <w:tab w:val="left" w:pos="1440"/>
              </w:tabs>
              <w:spacing w:after="0"/>
              <w:jc w:val="left"/>
              <w:rPr>
                <w:i/>
                <w:sz w:val="16"/>
                <w:szCs w:val="16"/>
              </w:rPr>
            </w:pPr>
            <w:r>
              <w:rPr>
                <w:i/>
                <w:sz w:val="16"/>
                <w:szCs w:val="16"/>
              </w:rPr>
              <w:t>81 % Accuracy</w:t>
            </w:r>
          </w:p>
        </w:tc>
        <w:tc>
          <w:tcPr>
            <w:tcW w:w="399" w:type="pct"/>
            <w:tcBorders>
              <w:top w:val="nil"/>
              <w:left w:val="nil"/>
              <w:bottom w:val="single" w:sz="4" w:space="0" w:color="70AD47"/>
              <w:right w:val="single" w:sz="4" w:space="0" w:color="70AD47"/>
            </w:tcBorders>
            <w:shd w:val="clear" w:color="auto" w:fill="E2EFD9"/>
            <w:vAlign w:val="center"/>
          </w:tcPr>
          <w:p w14:paraId="3DD48711" w14:textId="77777777" w:rsidR="009729B8" w:rsidRDefault="00296A1D">
            <w:pPr>
              <w:widowControl w:val="0"/>
              <w:tabs>
                <w:tab w:val="left" w:pos="940"/>
                <w:tab w:val="left" w:pos="1440"/>
              </w:tabs>
              <w:spacing w:after="0"/>
              <w:jc w:val="left"/>
              <w:rPr>
                <w:i/>
                <w:sz w:val="16"/>
                <w:szCs w:val="16"/>
              </w:rPr>
            </w:pPr>
            <w:r>
              <w:rPr>
                <w:i/>
                <w:sz w:val="16"/>
                <w:szCs w:val="16"/>
              </w:rPr>
              <w:t>Hybrid model but older techniques and pre trained</w:t>
            </w:r>
          </w:p>
        </w:tc>
      </w:tr>
      <w:tr w:rsidR="009729B8" w14:paraId="14B950B5"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641C0617" w14:textId="77777777" w:rsidR="009729B8" w:rsidRDefault="00296A1D">
            <w:pPr>
              <w:widowControl w:val="0"/>
              <w:tabs>
                <w:tab w:val="left" w:pos="940"/>
                <w:tab w:val="left" w:pos="1440"/>
              </w:tabs>
              <w:spacing w:after="0"/>
              <w:jc w:val="left"/>
              <w:rPr>
                <w:b/>
                <w:i/>
                <w:sz w:val="16"/>
                <w:szCs w:val="16"/>
              </w:rPr>
            </w:pPr>
            <w:r>
              <w:rPr>
                <w:b/>
                <w:i/>
                <w:sz w:val="16"/>
                <w:szCs w:val="16"/>
              </w:rPr>
              <w:t>17</w:t>
            </w:r>
          </w:p>
        </w:tc>
        <w:tc>
          <w:tcPr>
            <w:tcW w:w="1719" w:type="pct"/>
            <w:tcBorders>
              <w:top w:val="nil"/>
              <w:left w:val="single" w:sz="4" w:space="0" w:color="70AD47"/>
              <w:bottom w:val="single" w:sz="4" w:space="0" w:color="70AD47"/>
              <w:right w:val="single" w:sz="4" w:space="0" w:color="70AD47"/>
            </w:tcBorders>
            <w:shd w:val="clear" w:color="auto" w:fill="auto"/>
            <w:vAlign w:val="center"/>
          </w:tcPr>
          <w:p w14:paraId="222290D3" w14:textId="77777777" w:rsidR="009729B8" w:rsidRDefault="00296A1D">
            <w:pPr>
              <w:widowControl w:val="0"/>
              <w:tabs>
                <w:tab w:val="left" w:pos="940"/>
                <w:tab w:val="left" w:pos="1440"/>
              </w:tabs>
              <w:spacing w:after="0"/>
              <w:jc w:val="left"/>
              <w:rPr>
                <w:i/>
                <w:sz w:val="16"/>
                <w:szCs w:val="16"/>
              </w:rPr>
            </w:pPr>
            <w:r>
              <w:rPr>
                <w:i/>
                <w:sz w:val="16"/>
                <w:szCs w:val="16"/>
              </w:rPr>
              <w:t>An effective approach for emotion detection</w:t>
            </w:r>
            <w:r>
              <w:rPr>
                <w:i/>
                <w:sz w:val="16"/>
                <w:szCs w:val="16"/>
              </w:rPr>
              <w:br/>
              <w:t>in multimedia text data using sequence based</w:t>
            </w:r>
            <w:r>
              <w:rPr>
                <w:i/>
                <w:sz w:val="16"/>
                <w:szCs w:val="16"/>
              </w:rPr>
              <w:br/>
              <w:t>convolutional neural network</w:t>
            </w:r>
          </w:p>
        </w:tc>
        <w:tc>
          <w:tcPr>
            <w:tcW w:w="428" w:type="pct"/>
            <w:tcBorders>
              <w:top w:val="nil"/>
              <w:left w:val="nil"/>
              <w:bottom w:val="single" w:sz="4" w:space="0" w:color="70AD47"/>
              <w:right w:val="single" w:sz="4" w:space="0" w:color="70AD47"/>
            </w:tcBorders>
            <w:shd w:val="clear" w:color="auto" w:fill="auto"/>
            <w:vAlign w:val="center"/>
          </w:tcPr>
          <w:p w14:paraId="231ABAC8" w14:textId="77777777" w:rsidR="009729B8" w:rsidRDefault="00296A1D">
            <w:pPr>
              <w:widowControl w:val="0"/>
              <w:tabs>
                <w:tab w:val="left" w:pos="940"/>
                <w:tab w:val="left" w:pos="1440"/>
              </w:tabs>
              <w:spacing w:after="0"/>
              <w:jc w:val="left"/>
              <w:rPr>
                <w:i/>
                <w:sz w:val="16"/>
                <w:szCs w:val="16"/>
              </w:rPr>
            </w:pPr>
            <w:r>
              <w:rPr>
                <w:i/>
                <w:sz w:val="16"/>
                <w:szCs w:val="16"/>
              </w:rPr>
              <w:t xml:space="preserve">CNN, Ekman's Emotion </w:t>
            </w:r>
            <w:proofErr w:type="spellStart"/>
            <w:r>
              <w:rPr>
                <w:i/>
                <w:sz w:val="16"/>
                <w:szCs w:val="16"/>
              </w:rPr>
              <w:t>model,NLP</w:t>
            </w:r>
            <w:proofErr w:type="spellEnd"/>
          </w:p>
        </w:tc>
        <w:tc>
          <w:tcPr>
            <w:tcW w:w="466" w:type="pct"/>
            <w:tcBorders>
              <w:top w:val="nil"/>
              <w:left w:val="nil"/>
              <w:bottom w:val="single" w:sz="4" w:space="0" w:color="70AD47"/>
              <w:right w:val="single" w:sz="4" w:space="0" w:color="70AD47"/>
            </w:tcBorders>
            <w:shd w:val="clear" w:color="auto" w:fill="auto"/>
            <w:vAlign w:val="center"/>
          </w:tcPr>
          <w:p w14:paraId="537C531C" w14:textId="77777777" w:rsidR="009729B8" w:rsidRDefault="00296A1D">
            <w:pPr>
              <w:widowControl w:val="0"/>
              <w:tabs>
                <w:tab w:val="left" w:pos="940"/>
                <w:tab w:val="left" w:pos="1440"/>
              </w:tabs>
              <w:spacing w:after="0"/>
              <w:jc w:val="left"/>
              <w:rPr>
                <w:i/>
                <w:sz w:val="16"/>
                <w:szCs w:val="16"/>
              </w:rPr>
            </w:pPr>
            <w:r>
              <w:rPr>
                <w:i/>
                <w:sz w:val="16"/>
                <w:szCs w:val="16"/>
              </w:rPr>
              <w:t>SemEval-2013</w:t>
            </w:r>
          </w:p>
        </w:tc>
        <w:tc>
          <w:tcPr>
            <w:tcW w:w="265" w:type="pct"/>
            <w:tcBorders>
              <w:top w:val="nil"/>
              <w:left w:val="nil"/>
              <w:bottom w:val="single" w:sz="4" w:space="0" w:color="70AD47"/>
              <w:right w:val="single" w:sz="4" w:space="0" w:color="70AD47"/>
            </w:tcBorders>
            <w:shd w:val="clear" w:color="auto" w:fill="auto"/>
            <w:vAlign w:val="center"/>
          </w:tcPr>
          <w:p w14:paraId="638D4BCF" w14:textId="77777777" w:rsidR="009729B8" w:rsidRDefault="00296A1D">
            <w:pPr>
              <w:widowControl w:val="0"/>
              <w:tabs>
                <w:tab w:val="left" w:pos="940"/>
                <w:tab w:val="left" w:pos="1440"/>
              </w:tabs>
              <w:spacing w:after="0"/>
              <w:jc w:val="left"/>
              <w:rPr>
                <w:i/>
                <w:sz w:val="16"/>
                <w:szCs w:val="16"/>
              </w:rPr>
            </w:pPr>
            <w:r>
              <w:rPr>
                <w:i/>
                <w:sz w:val="16"/>
                <w:szCs w:val="16"/>
              </w:rPr>
              <w:t>7</w:t>
            </w:r>
          </w:p>
        </w:tc>
        <w:tc>
          <w:tcPr>
            <w:tcW w:w="451" w:type="pct"/>
            <w:tcBorders>
              <w:top w:val="nil"/>
              <w:left w:val="nil"/>
              <w:bottom w:val="single" w:sz="4" w:space="0" w:color="70AD47"/>
              <w:right w:val="single" w:sz="4" w:space="0" w:color="70AD47"/>
            </w:tcBorders>
            <w:shd w:val="clear" w:color="auto" w:fill="auto"/>
            <w:vAlign w:val="center"/>
          </w:tcPr>
          <w:p w14:paraId="3EA240F5" w14:textId="77777777" w:rsidR="009729B8" w:rsidRDefault="00296A1D">
            <w:pPr>
              <w:widowControl w:val="0"/>
              <w:tabs>
                <w:tab w:val="left" w:pos="940"/>
                <w:tab w:val="left" w:pos="1440"/>
              </w:tabs>
              <w:spacing w:after="0"/>
              <w:jc w:val="left"/>
              <w:rPr>
                <w:i/>
                <w:sz w:val="16"/>
                <w:szCs w:val="16"/>
              </w:rPr>
            </w:pPr>
            <w:r>
              <w:rPr>
                <w:i/>
                <w:sz w:val="16"/>
                <w:szCs w:val="16"/>
              </w:rPr>
              <w:t>NLTK</w:t>
            </w:r>
          </w:p>
        </w:tc>
        <w:tc>
          <w:tcPr>
            <w:tcW w:w="389" w:type="pct"/>
            <w:tcBorders>
              <w:top w:val="nil"/>
              <w:left w:val="nil"/>
              <w:bottom w:val="single" w:sz="4" w:space="0" w:color="70AD47"/>
              <w:right w:val="single" w:sz="4" w:space="0" w:color="70AD47"/>
            </w:tcBorders>
            <w:shd w:val="clear" w:color="auto" w:fill="auto"/>
            <w:vAlign w:val="center"/>
          </w:tcPr>
          <w:p w14:paraId="71A2BB09" w14:textId="77777777" w:rsidR="009729B8" w:rsidRDefault="00296A1D">
            <w:pPr>
              <w:widowControl w:val="0"/>
              <w:tabs>
                <w:tab w:val="left" w:pos="940"/>
                <w:tab w:val="left" w:pos="1440"/>
              </w:tabs>
              <w:spacing w:after="0"/>
              <w:jc w:val="left"/>
              <w:rPr>
                <w:i/>
                <w:sz w:val="16"/>
                <w:szCs w:val="16"/>
              </w:rPr>
            </w:pPr>
            <w:r>
              <w:rPr>
                <w:i/>
                <w:sz w:val="16"/>
                <w:szCs w:val="16"/>
              </w:rPr>
              <w:t>CNN</w:t>
            </w:r>
          </w:p>
        </w:tc>
        <w:tc>
          <w:tcPr>
            <w:tcW w:w="389" w:type="pct"/>
            <w:tcBorders>
              <w:top w:val="nil"/>
              <w:left w:val="nil"/>
              <w:bottom w:val="single" w:sz="4" w:space="0" w:color="70AD47"/>
              <w:right w:val="single" w:sz="4" w:space="0" w:color="70AD47"/>
            </w:tcBorders>
            <w:shd w:val="clear" w:color="auto" w:fill="auto"/>
            <w:vAlign w:val="center"/>
          </w:tcPr>
          <w:p w14:paraId="0AEE45C7" w14:textId="77777777" w:rsidR="009729B8" w:rsidRDefault="00296A1D">
            <w:pPr>
              <w:widowControl w:val="0"/>
              <w:tabs>
                <w:tab w:val="left" w:pos="940"/>
                <w:tab w:val="left" w:pos="1440"/>
              </w:tabs>
              <w:spacing w:after="0"/>
              <w:jc w:val="left"/>
              <w:rPr>
                <w:i/>
                <w:sz w:val="16"/>
                <w:szCs w:val="16"/>
              </w:rPr>
            </w:pPr>
            <w:r>
              <w:rPr>
                <w:i/>
                <w:sz w:val="16"/>
                <w:szCs w:val="16"/>
              </w:rPr>
              <w:t>RF, LSTM</w:t>
            </w:r>
          </w:p>
        </w:tc>
        <w:tc>
          <w:tcPr>
            <w:tcW w:w="312" w:type="pct"/>
            <w:tcBorders>
              <w:top w:val="nil"/>
              <w:left w:val="nil"/>
              <w:bottom w:val="single" w:sz="4" w:space="0" w:color="70AD47"/>
              <w:right w:val="single" w:sz="4" w:space="0" w:color="70AD47"/>
            </w:tcBorders>
            <w:shd w:val="clear" w:color="auto" w:fill="auto"/>
            <w:vAlign w:val="center"/>
          </w:tcPr>
          <w:p w14:paraId="71F7A05B" w14:textId="77777777" w:rsidR="009729B8" w:rsidRDefault="00296A1D">
            <w:pPr>
              <w:widowControl w:val="0"/>
              <w:tabs>
                <w:tab w:val="left" w:pos="940"/>
                <w:tab w:val="left" w:pos="1440"/>
              </w:tabs>
              <w:spacing w:after="0"/>
              <w:jc w:val="left"/>
              <w:rPr>
                <w:i/>
                <w:sz w:val="16"/>
                <w:szCs w:val="16"/>
              </w:rPr>
            </w:pPr>
            <w:r>
              <w:rPr>
                <w:i/>
                <w:sz w:val="16"/>
                <w:szCs w:val="16"/>
              </w:rPr>
              <w:t>80.99 % Accuracy</w:t>
            </w:r>
          </w:p>
        </w:tc>
        <w:tc>
          <w:tcPr>
            <w:tcW w:w="399" w:type="pct"/>
            <w:tcBorders>
              <w:top w:val="nil"/>
              <w:left w:val="nil"/>
              <w:bottom w:val="single" w:sz="4" w:space="0" w:color="70AD47"/>
              <w:right w:val="single" w:sz="4" w:space="0" w:color="70AD47"/>
            </w:tcBorders>
            <w:shd w:val="clear" w:color="auto" w:fill="auto"/>
            <w:vAlign w:val="center"/>
          </w:tcPr>
          <w:p w14:paraId="43CFC4AF" w14:textId="77777777" w:rsidR="009729B8" w:rsidRDefault="00296A1D">
            <w:pPr>
              <w:widowControl w:val="0"/>
              <w:tabs>
                <w:tab w:val="left" w:pos="940"/>
                <w:tab w:val="left" w:pos="1440"/>
              </w:tabs>
              <w:spacing w:after="0"/>
              <w:jc w:val="left"/>
              <w:rPr>
                <w:i/>
                <w:sz w:val="16"/>
                <w:szCs w:val="16"/>
              </w:rPr>
            </w:pPr>
            <w:r>
              <w:rPr>
                <w:i/>
                <w:sz w:val="16"/>
                <w:szCs w:val="16"/>
              </w:rPr>
              <w:t xml:space="preserve">Good approach and accuracy but not good </w:t>
            </w:r>
            <w:proofErr w:type="spellStart"/>
            <w:r>
              <w:rPr>
                <w:i/>
                <w:sz w:val="16"/>
                <w:szCs w:val="16"/>
              </w:rPr>
              <w:t>architetcures</w:t>
            </w:r>
            <w:proofErr w:type="spellEnd"/>
          </w:p>
        </w:tc>
      </w:tr>
      <w:tr w:rsidR="009729B8" w14:paraId="077FD773"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2459EF25" w14:textId="77777777" w:rsidR="009729B8" w:rsidRDefault="00296A1D">
            <w:pPr>
              <w:widowControl w:val="0"/>
              <w:tabs>
                <w:tab w:val="left" w:pos="940"/>
                <w:tab w:val="left" w:pos="1440"/>
              </w:tabs>
              <w:spacing w:after="0"/>
              <w:jc w:val="left"/>
              <w:rPr>
                <w:b/>
                <w:i/>
                <w:sz w:val="16"/>
                <w:szCs w:val="16"/>
              </w:rPr>
            </w:pPr>
            <w:r>
              <w:rPr>
                <w:b/>
                <w:i/>
                <w:sz w:val="16"/>
                <w:szCs w:val="16"/>
              </w:rPr>
              <w:t>18</w:t>
            </w:r>
          </w:p>
        </w:tc>
        <w:tc>
          <w:tcPr>
            <w:tcW w:w="1719" w:type="pct"/>
            <w:tcBorders>
              <w:top w:val="nil"/>
              <w:left w:val="single" w:sz="4" w:space="0" w:color="70AD47"/>
              <w:bottom w:val="single" w:sz="4" w:space="0" w:color="70AD47"/>
              <w:right w:val="single" w:sz="4" w:space="0" w:color="70AD47"/>
            </w:tcBorders>
            <w:shd w:val="clear" w:color="auto" w:fill="E2EFD9"/>
            <w:vAlign w:val="center"/>
          </w:tcPr>
          <w:p w14:paraId="29382B8B" w14:textId="77777777" w:rsidR="009729B8" w:rsidRDefault="00296A1D">
            <w:pPr>
              <w:widowControl w:val="0"/>
              <w:tabs>
                <w:tab w:val="left" w:pos="940"/>
                <w:tab w:val="left" w:pos="1440"/>
              </w:tabs>
              <w:spacing w:after="0"/>
              <w:jc w:val="left"/>
              <w:rPr>
                <w:i/>
                <w:sz w:val="16"/>
                <w:szCs w:val="16"/>
              </w:rPr>
            </w:pPr>
            <w:r>
              <w:rPr>
                <w:i/>
                <w:sz w:val="16"/>
                <w:szCs w:val="16"/>
              </w:rPr>
              <w:t>MULTI-HEAD ATTENTION FOR SPEECH EMOTION RECOGNITION WITH AUXILIARY</w:t>
            </w:r>
            <w:r>
              <w:rPr>
                <w:i/>
                <w:sz w:val="16"/>
                <w:szCs w:val="16"/>
              </w:rPr>
              <w:br/>
              <w:t>LEARNING OF GENDER RECOGNITION</w:t>
            </w:r>
          </w:p>
        </w:tc>
        <w:tc>
          <w:tcPr>
            <w:tcW w:w="428" w:type="pct"/>
            <w:tcBorders>
              <w:top w:val="nil"/>
              <w:left w:val="nil"/>
              <w:bottom w:val="single" w:sz="4" w:space="0" w:color="70AD47"/>
              <w:right w:val="single" w:sz="4" w:space="0" w:color="70AD47"/>
            </w:tcBorders>
            <w:shd w:val="clear" w:color="auto" w:fill="E2EFD9"/>
            <w:vAlign w:val="center"/>
          </w:tcPr>
          <w:p w14:paraId="6AEB49D0" w14:textId="77777777" w:rsidR="009729B8" w:rsidRDefault="00296A1D">
            <w:pPr>
              <w:widowControl w:val="0"/>
              <w:tabs>
                <w:tab w:val="left" w:pos="940"/>
                <w:tab w:val="left" w:pos="1440"/>
              </w:tabs>
              <w:spacing w:after="0"/>
              <w:jc w:val="left"/>
              <w:rPr>
                <w:i/>
                <w:sz w:val="16"/>
                <w:szCs w:val="16"/>
              </w:rPr>
            </w:pPr>
            <w:r>
              <w:rPr>
                <w:i/>
                <w:sz w:val="16"/>
                <w:szCs w:val="16"/>
              </w:rPr>
              <w:t>SER, NLP</w:t>
            </w:r>
          </w:p>
        </w:tc>
        <w:tc>
          <w:tcPr>
            <w:tcW w:w="466" w:type="pct"/>
            <w:tcBorders>
              <w:top w:val="nil"/>
              <w:left w:val="nil"/>
              <w:bottom w:val="single" w:sz="4" w:space="0" w:color="70AD47"/>
              <w:right w:val="single" w:sz="4" w:space="0" w:color="70AD47"/>
            </w:tcBorders>
            <w:shd w:val="clear" w:color="auto" w:fill="E2EFD9"/>
            <w:vAlign w:val="center"/>
          </w:tcPr>
          <w:p w14:paraId="5F7B93FE" w14:textId="77777777" w:rsidR="009729B8" w:rsidRDefault="00296A1D">
            <w:pPr>
              <w:widowControl w:val="0"/>
              <w:tabs>
                <w:tab w:val="left" w:pos="940"/>
                <w:tab w:val="left" w:pos="1440"/>
              </w:tabs>
              <w:spacing w:after="0"/>
              <w:jc w:val="left"/>
              <w:rPr>
                <w:i/>
                <w:sz w:val="16"/>
                <w:szCs w:val="16"/>
              </w:rPr>
            </w:pPr>
            <w:r>
              <w:rPr>
                <w:i/>
                <w:sz w:val="16"/>
                <w:szCs w:val="16"/>
              </w:rPr>
              <w:t>IEMOCAP</w:t>
            </w:r>
          </w:p>
        </w:tc>
        <w:tc>
          <w:tcPr>
            <w:tcW w:w="265" w:type="pct"/>
            <w:tcBorders>
              <w:top w:val="nil"/>
              <w:left w:val="nil"/>
              <w:bottom w:val="single" w:sz="4" w:space="0" w:color="70AD47"/>
              <w:right w:val="single" w:sz="4" w:space="0" w:color="70AD47"/>
            </w:tcBorders>
            <w:shd w:val="clear" w:color="auto" w:fill="E2EFD9"/>
            <w:vAlign w:val="center"/>
          </w:tcPr>
          <w:p w14:paraId="22E9529D"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E2EFD9"/>
            <w:vAlign w:val="center"/>
          </w:tcPr>
          <w:p w14:paraId="6C13149E" w14:textId="77777777" w:rsidR="009729B8" w:rsidRDefault="00296A1D">
            <w:pPr>
              <w:widowControl w:val="0"/>
              <w:tabs>
                <w:tab w:val="left" w:pos="940"/>
                <w:tab w:val="left" w:pos="1440"/>
              </w:tabs>
              <w:spacing w:after="0"/>
              <w:jc w:val="left"/>
              <w:rPr>
                <w:i/>
                <w:sz w:val="16"/>
                <w:szCs w:val="16"/>
              </w:rPr>
            </w:pPr>
            <w:r>
              <w:rPr>
                <w:i/>
                <w:sz w:val="16"/>
                <w:szCs w:val="16"/>
              </w:rPr>
              <w:t>NLTK</w:t>
            </w:r>
          </w:p>
        </w:tc>
        <w:tc>
          <w:tcPr>
            <w:tcW w:w="389" w:type="pct"/>
            <w:tcBorders>
              <w:top w:val="nil"/>
              <w:left w:val="nil"/>
              <w:bottom w:val="single" w:sz="4" w:space="0" w:color="70AD47"/>
              <w:right w:val="single" w:sz="4" w:space="0" w:color="70AD47"/>
            </w:tcBorders>
            <w:shd w:val="clear" w:color="auto" w:fill="E2EFD9"/>
            <w:vAlign w:val="center"/>
          </w:tcPr>
          <w:p w14:paraId="330AEB75" w14:textId="77777777" w:rsidR="009729B8" w:rsidRDefault="00296A1D">
            <w:pPr>
              <w:widowControl w:val="0"/>
              <w:tabs>
                <w:tab w:val="left" w:pos="940"/>
                <w:tab w:val="left" w:pos="1440"/>
              </w:tabs>
              <w:spacing w:after="0"/>
              <w:jc w:val="left"/>
              <w:rPr>
                <w:i/>
                <w:sz w:val="16"/>
                <w:szCs w:val="16"/>
              </w:rPr>
            </w:pPr>
            <w:r>
              <w:rPr>
                <w:i/>
                <w:sz w:val="16"/>
                <w:szCs w:val="16"/>
              </w:rPr>
              <w:t>SER based emotion</w:t>
            </w:r>
          </w:p>
        </w:tc>
        <w:tc>
          <w:tcPr>
            <w:tcW w:w="389" w:type="pct"/>
            <w:tcBorders>
              <w:top w:val="nil"/>
              <w:left w:val="nil"/>
              <w:bottom w:val="single" w:sz="4" w:space="0" w:color="70AD47"/>
              <w:right w:val="single" w:sz="4" w:space="0" w:color="70AD47"/>
            </w:tcBorders>
            <w:shd w:val="clear" w:color="auto" w:fill="E2EFD9"/>
            <w:vAlign w:val="center"/>
          </w:tcPr>
          <w:p w14:paraId="44F7BD4C" w14:textId="77777777" w:rsidR="009729B8" w:rsidRDefault="00296A1D">
            <w:pPr>
              <w:widowControl w:val="0"/>
              <w:tabs>
                <w:tab w:val="left" w:pos="940"/>
                <w:tab w:val="left" w:pos="1440"/>
              </w:tabs>
              <w:spacing w:after="0"/>
              <w:jc w:val="left"/>
              <w:rPr>
                <w:i/>
                <w:sz w:val="16"/>
                <w:szCs w:val="16"/>
              </w:rPr>
            </w:pPr>
            <w:r>
              <w:rPr>
                <w:i/>
                <w:sz w:val="16"/>
                <w:szCs w:val="16"/>
              </w:rPr>
              <w:t>SER</w:t>
            </w:r>
          </w:p>
        </w:tc>
        <w:tc>
          <w:tcPr>
            <w:tcW w:w="312" w:type="pct"/>
            <w:tcBorders>
              <w:top w:val="nil"/>
              <w:left w:val="nil"/>
              <w:bottom w:val="single" w:sz="4" w:space="0" w:color="70AD47"/>
              <w:right w:val="single" w:sz="4" w:space="0" w:color="70AD47"/>
            </w:tcBorders>
            <w:shd w:val="clear" w:color="auto" w:fill="E2EFD9"/>
            <w:vAlign w:val="center"/>
          </w:tcPr>
          <w:p w14:paraId="6F25E59F" w14:textId="77777777" w:rsidR="009729B8" w:rsidRDefault="00296A1D">
            <w:pPr>
              <w:widowControl w:val="0"/>
              <w:tabs>
                <w:tab w:val="left" w:pos="940"/>
                <w:tab w:val="left" w:pos="1440"/>
              </w:tabs>
              <w:spacing w:after="0"/>
              <w:jc w:val="left"/>
              <w:rPr>
                <w:i/>
                <w:sz w:val="16"/>
                <w:szCs w:val="16"/>
              </w:rPr>
            </w:pPr>
            <w:r>
              <w:rPr>
                <w:i/>
                <w:sz w:val="16"/>
                <w:szCs w:val="16"/>
              </w:rPr>
              <w:t>76 % Accuracy</w:t>
            </w:r>
          </w:p>
        </w:tc>
        <w:tc>
          <w:tcPr>
            <w:tcW w:w="399" w:type="pct"/>
            <w:tcBorders>
              <w:top w:val="nil"/>
              <w:left w:val="nil"/>
              <w:bottom w:val="single" w:sz="4" w:space="0" w:color="70AD47"/>
              <w:right w:val="single" w:sz="4" w:space="0" w:color="70AD47"/>
            </w:tcBorders>
            <w:shd w:val="clear" w:color="auto" w:fill="E2EFD9"/>
            <w:vAlign w:val="center"/>
          </w:tcPr>
          <w:p w14:paraId="1BE6FCE0" w14:textId="77777777" w:rsidR="009729B8" w:rsidRDefault="00296A1D">
            <w:pPr>
              <w:widowControl w:val="0"/>
              <w:tabs>
                <w:tab w:val="left" w:pos="940"/>
                <w:tab w:val="left" w:pos="1440"/>
              </w:tabs>
              <w:spacing w:after="0"/>
              <w:jc w:val="left"/>
              <w:rPr>
                <w:i/>
                <w:sz w:val="16"/>
                <w:szCs w:val="16"/>
              </w:rPr>
            </w:pPr>
            <w:r>
              <w:rPr>
                <w:i/>
                <w:sz w:val="16"/>
                <w:szCs w:val="16"/>
              </w:rPr>
              <w:t xml:space="preserve">Gender recognition but Limited to SER only not good </w:t>
            </w:r>
            <w:proofErr w:type="spellStart"/>
            <w:r>
              <w:rPr>
                <w:i/>
                <w:sz w:val="16"/>
                <w:szCs w:val="16"/>
              </w:rPr>
              <w:t>architetcures</w:t>
            </w:r>
            <w:proofErr w:type="spellEnd"/>
          </w:p>
        </w:tc>
      </w:tr>
      <w:tr w:rsidR="009729B8" w14:paraId="24F10A98"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4E79017C" w14:textId="77777777" w:rsidR="009729B8" w:rsidRDefault="00296A1D">
            <w:pPr>
              <w:widowControl w:val="0"/>
              <w:tabs>
                <w:tab w:val="left" w:pos="940"/>
                <w:tab w:val="left" w:pos="1440"/>
              </w:tabs>
              <w:spacing w:after="0"/>
              <w:jc w:val="left"/>
              <w:rPr>
                <w:b/>
                <w:i/>
                <w:sz w:val="16"/>
                <w:szCs w:val="16"/>
              </w:rPr>
            </w:pPr>
            <w:r>
              <w:rPr>
                <w:b/>
                <w:i/>
                <w:sz w:val="16"/>
                <w:szCs w:val="16"/>
              </w:rPr>
              <w:t>19</w:t>
            </w:r>
          </w:p>
        </w:tc>
        <w:tc>
          <w:tcPr>
            <w:tcW w:w="1719" w:type="pct"/>
            <w:tcBorders>
              <w:top w:val="nil"/>
              <w:left w:val="nil"/>
              <w:bottom w:val="nil"/>
              <w:right w:val="nil"/>
            </w:tcBorders>
            <w:shd w:val="clear" w:color="auto" w:fill="auto"/>
            <w:vAlign w:val="bottom"/>
          </w:tcPr>
          <w:p w14:paraId="133AE06B" w14:textId="77777777" w:rsidR="009729B8" w:rsidRDefault="00296A1D">
            <w:pPr>
              <w:widowControl w:val="0"/>
              <w:tabs>
                <w:tab w:val="left" w:pos="940"/>
                <w:tab w:val="left" w:pos="1440"/>
              </w:tabs>
              <w:spacing w:after="0"/>
              <w:jc w:val="left"/>
              <w:rPr>
                <w:i/>
                <w:sz w:val="16"/>
                <w:szCs w:val="16"/>
              </w:rPr>
            </w:pPr>
            <w:r>
              <w:rPr>
                <w:i/>
                <w:sz w:val="16"/>
                <w:szCs w:val="16"/>
              </w:rPr>
              <w:t>Speech Emotion Recognition Using Speech Feature</w:t>
            </w:r>
            <w:r>
              <w:rPr>
                <w:i/>
                <w:sz w:val="16"/>
                <w:szCs w:val="16"/>
              </w:rPr>
              <w:br/>
              <w:t>and Word Embedding</w:t>
            </w:r>
          </w:p>
        </w:tc>
        <w:tc>
          <w:tcPr>
            <w:tcW w:w="428" w:type="pct"/>
            <w:tcBorders>
              <w:top w:val="nil"/>
              <w:left w:val="single" w:sz="4" w:space="0" w:color="70AD47"/>
              <w:bottom w:val="nil"/>
              <w:right w:val="single" w:sz="4" w:space="0" w:color="70AD47"/>
            </w:tcBorders>
            <w:shd w:val="clear" w:color="auto" w:fill="auto"/>
            <w:vAlign w:val="center"/>
          </w:tcPr>
          <w:p w14:paraId="54C031B3" w14:textId="77777777" w:rsidR="009729B8" w:rsidRDefault="00296A1D">
            <w:pPr>
              <w:widowControl w:val="0"/>
              <w:tabs>
                <w:tab w:val="left" w:pos="940"/>
                <w:tab w:val="left" w:pos="1440"/>
              </w:tabs>
              <w:spacing w:after="0"/>
              <w:jc w:val="left"/>
              <w:rPr>
                <w:i/>
                <w:sz w:val="16"/>
                <w:szCs w:val="16"/>
              </w:rPr>
            </w:pPr>
            <w:r>
              <w:rPr>
                <w:i/>
                <w:sz w:val="16"/>
                <w:szCs w:val="16"/>
              </w:rPr>
              <w:t>NLP, LSTM</w:t>
            </w:r>
          </w:p>
        </w:tc>
        <w:tc>
          <w:tcPr>
            <w:tcW w:w="466" w:type="pct"/>
            <w:tcBorders>
              <w:top w:val="nil"/>
              <w:left w:val="nil"/>
              <w:bottom w:val="single" w:sz="4" w:space="0" w:color="70AD47"/>
              <w:right w:val="single" w:sz="4" w:space="0" w:color="70AD47"/>
            </w:tcBorders>
            <w:shd w:val="clear" w:color="auto" w:fill="auto"/>
            <w:vAlign w:val="center"/>
          </w:tcPr>
          <w:p w14:paraId="6C3F8F25" w14:textId="77777777" w:rsidR="009729B8" w:rsidRDefault="00296A1D">
            <w:pPr>
              <w:widowControl w:val="0"/>
              <w:tabs>
                <w:tab w:val="left" w:pos="940"/>
                <w:tab w:val="left" w:pos="1440"/>
              </w:tabs>
              <w:spacing w:after="0"/>
              <w:jc w:val="left"/>
              <w:rPr>
                <w:i/>
                <w:sz w:val="16"/>
                <w:szCs w:val="16"/>
              </w:rPr>
            </w:pPr>
            <w:r>
              <w:rPr>
                <w:i/>
                <w:sz w:val="16"/>
                <w:szCs w:val="16"/>
              </w:rPr>
              <w:t>IEMOCAP</w:t>
            </w:r>
          </w:p>
        </w:tc>
        <w:tc>
          <w:tcPr>
            <w:tcW w:w="265" w:type="pct"/>
            <w:tcBorders>
              <w:top w:val="nil"/>
              <w:left w:val="nil"/>
              <w:bottom w:val="single" w:sz="4" w:space="0" w:color="70AD47"/>
              <w:right w:val="single" w:sz="4" w:space="0" w:color="70AD47"/>
            </w:tcBorders>
            <w:shd w:val="clear" w:color="auto" w:fill="auto"/>
            <w:vAlign w:val="center"/>
          </w:tcPr>
          <w:p w14:paraId="5D636697"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auto"/>
            <w:vAlign w:val="center"/>
          </w:tcPr>
          <w:p w14:paraId="49639B47" w14:textId="77777777" w:rsidR="009729B8" w:rsidRDefault="00296A1D">
            <w:pPr>
              <w:widowControl w:val="0"/>
              <w:tabs>
                <w:tab w:val="left" w:pos="940"/>
                <w:tab w:val="left" w:pos="1440"/>
              </w:tabs>
              <w:spacing w:after="0"/>
              <w:jc w:val="left"/>
              <w:rPr>
                <w:i/>
                <w:sz w:val="16"/>
                <w:szCs w:val="16"/>
              </w:rPr>
            </w:pPr>
            <w:r>
              <w:rPr>
                <w:i/>
                <w:sz w:val="16"/>
                <w:szCs w:val="16"/>
              </w:rPr>
              <w:t>SER, MFCC, NLTK</w:t>
            </w:r>
          </w:p>
        </w:tc>
        <w:tc>
          <w:tcPr>
            <w:tcW w:w="389" w:type="pct"/>
            <w:tcBorders>
              <w:top w:val="nil"/>
              <w:left w:val="nil"/>
              <w:bottom w:val="single" w:sz="4" w:space="0" w:color="70AD47"/>
              <w:right w:val="single" w:sz="4" w:space="0" w:color="70AD47"/>
            </w:tcBorders>
            <w:shd w:val="clear" w:color="auto" w:fill="auto"/>
            <w:vAlign w:val="center"/>
          </w:tcPr>
          <w:p w14:paraId="0D48C644" w14:textId="77777777" w:rsidR="009729B8" w:rsidRDefault="00296A1D">
            <w:pPr>
              <w:widowControl w:val="0"/>
              <w:tabs>
                <w:tab w:val="left" w:pos="940"/>
                <w:tab w:val="left" w:pos="1440"/>
              </w:tabs>
              <w:spacing w:after="0"/>
              <w:jc w:val="left"/>
              <w:rPr>
                <w:i/>
                <w:sz w:val="16"/>
                <w:szCs w:val="16"/>
              </w:rPr>
            </w:pPr>
            <w:r>
              <w:rPr>
                <w:i/>
                <w:sz w:val="16"/>
                <w:szCs w:val="16"/>
              </w:rPr>
              <w:t>LSTM, CNN</w:t>
            </w:r>
          </w:p>
        </w:tc>
        <w:tc>
          <w:tcPr>
            <w:tcW w:w="389" w:type="pct"/>
            <w:tcBorders>
              <w:top w:val="nil"/>
              <w:left w:val="nil"/>
              <w:bottom w:val="single" w:sz="4" w:space="0" w:color="70AD47"/>
              <w:right w:val="single" w:sz="4" w:space="0" w:color="70AD47"/>
            </w:tcBorders>
            <w:shd w:val="clear" w:color="auto" w:fill="auto"/>
            <w:vAlign w:val="center"/>
          </w:tcPr>
          <w:p w14:paraId="3BEADF84" w14:textId="77777777" w:rsidR="009729B8" w:rsidRDefault="00296A1D">
            <w:pPr>
              <w:widowControl w:val="0"/>
              <w:tabs>
                <w:tab w:val="left" w:pos="940"/>
                <w:tab w:val="left" w:pos="1440"/>
              </w:tabs>
              <w:spacing w:after="0"/>
              <w:jc w:val="left"/>
              <w:rPr>
                <w:i/>
                <w:sz w:val="16"/>
                <w:szCs w:val="16"/>
              </w:rPr>
            </w:pPr>
            <w:r>
              <w:rPr>
                <w:i/>
                <w:sz w:val="16"/>
                <w:szCs w:val="16"/>
              </w:rPr>
              <w:t>SER, SVM</w:t>
            </w:r>
          </w:p>
        </w:tc>
        <w:tc>
          <w:tcPr>
            <w:tcW w:w="312" w:type="pct"/>
            <w:tcBorders>
              <w:top w:val="nil"/>
              <w:left w:val="nil"/>
              <w:bottom w:val="single" w:sz="4" w:space="0" w:color="70AD47"/>
              <w:right w:val="single" w:sz="4" w:space="0" w:color="70AD47"/>
            </w:tcBorders>
            <w:shd w:val="clear" w:color="auto" w:fill="auto"/>
            <w:vAlign w:val="center"/>
          </w:tcPr>
          <w:p w14:paraId="3C8DA95D" w14:textId="77777777" w:rsidR="009729B8" w:rsidRDefault="00296A1D">
            <w:pPr>
              <w:widowControl w:val="0"/>
              <w:tabs>
                <w:tab w:val="left" w:pos="940"/>
                <w:tab w:val="left" w:pos="1440"/>
              </w:tabs>
              <w:spacing w:after="0"/>
              <w:jc w:val="left"/>
              <w:rPr>
                <w:i/>
                <w:sz w:val="16"/>
                <w:szCs w:val="16"/>
              </w:rPr>
            </w:pPr>
            <w:r>
              <w:rPr>
                <w:i/>
                <w:sz w:val="16"/>
                <w:szCs w:val="16"/>
              </w:rPr>
              <w:t>75.49 % Accuracy</w:t>
            </w:r>
          </w:p>
        </w:tc>
        <w:tc>
          <w:tcPr>
            <w:tcW w:w="399" w:type="pct"/>
            <w:tcBorders>
              <w:top w:val="nil"/>
              <w:left w:val="nil"/>
              <w:bottom w:val="single" w:sz="4" w:space="0" w:color="70AD47"/>
              <w:right w:val="single" w:sz="4" w:space="0" w:color="70AD47"/>
            </w:tcBorders>
            <w:shd w:val="clear" w:color="auto" w:fill="auto"/>
            <w:vAlign w:val="center"/>
          </w:tcPr>
          <w:p w14:paraId="21A72988" w14:textId="77777777" w:rsidR="009729B8" w:rsidRDefault="00296A1D">
            <w:pPr>
              <w:widowControl w:val="0"/>
              <w:tabs>
                <w:tab w:val="left" w:pos="940"/>
                <w:tab w:val="left" w:pos="1440"/>
              </w:tabs>
              <w:spacing w:after="0"/>
              <w:jc w:val="left"/>
              <w:rPr>
                <w:i/>
                <w:sz w:val="16"/>
                <w:szCs w:val="16"/>
              </w:rPr>
            </w:pPr>
            <w:r>
              <w:rPr>
                <w:i/>
                <w:sz w:val="16"/>
                <w:szCs w:val="16"/>
              </w:rPr>
              <w:t xml:space="preserve">Good pre trained model used but not good </w:t>
            </w:r>
            <w:proofErr w:type="spellStart"/>
            <w:r>
              <w:rPr>
                <w:i/>
                <w:sz w:val="16"/>
                <w:szCs w:val="16"/>
              </w:rPr>
              <w:t>architetcures</w:t>
            </w:r>
            <w:proofErr w:type="spellEnd"/>
          </w:p>
        </w:tc>
      </w:tr>
      <w:tr w:rsidR="009729B8" w14:paraId="59650CA3"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4E3027EF" w14:textId="77777777" w:rsidR="009729B8" w:rsidRDefault="00296A1D">
            <w:pPr>
              <w:widowControl w:val="0"/>
              <w:tabs>
                <w:tab w:val="left" w:pos="940"/>
                <w:tab w:val="left" w:pos="1440"/>
              </w:tabs>
              <w:spacing w:after="0"/>
              <w:jc w:val="left"/>
              <w:rPr>
                <w:b/>
                <w:i/>
                <w:sz w:val="16"/>
                <w:szCs w:val="16"/>
              </w:rPr>
            </w:pPr>
            <w:r>
              <w:rPr>
                <w:b/>
                <w:i/>
                <w:sz w:val="16"/>
                <w:szCs w:val="16"/>
              </w:rPr>
              <w:t>20</w:t>
            </w:r>
          </w:p>
        </w:tc>
        <w:tc>
          <w:tcPr>
            <w:tcW w:w="1719" w:type="pct"/>
            <w:tcBorders>
              <w:top w:val="single" w:sz="4" w:space="0" w:color="70AD47"/>
              <w:left w:val="single" w:sz="4" w:space="0" w:color="70AD47"/>
              <w:bottom w:val="single" w:sz="4" w:space="0" w:color="70AD47"/>
              <w:right w:val="single" w:sz="4" w:space="0" w:color="70AD47"/>
            </w:tcBorders>
            <w:shd w:val="clear" w:color="auto" w:fill="E2EFD9"/>
            <w:vAlign w:val="center"/>
          </w:tcPr>
          <w:p w14:paraId="2878D6F0" w14:textId="77777777" w:rsidR="009729B8" w:rsidRDefault="00296A1D">
            <w:pPr>
              <w:widowControl w:val="0"/>
              <w:tabs>
                <w:tab w:val="left" w:pos="940"/>
                <w:tab w:val="left" w:pos="1440"/>
              </w:tabs>
              <w:spacing w:after="0"/>
              <w:jc w:val="left"/>
              <w:rPr>
                <w:i/>
                <w:sz w:val="16"/>
                <w:szCs w:val="16"/>
              </w:rPr>
            </w:pPr>
            <w:r>
              <w:rPr>
                <w:i/>
                <w:sz w:val="16"/>
                <w:szCs w:val="16"/>
              </w:rPr>
              <w:t>FUSION APPROACHES FOR EMOTION RECOGNITION FROM SPEECH USING</w:t>
            </w:r>
            <w:r>
              <w:rPr>
                <w:i/>
                <w:sz w:val="16"/>
                <w:szCs w:val="16"/>
              </w:rPr>
              <w:br/>
              <w:t>ACOUSTIC AND TEXT-BASED FEATURES</w:t>
            </w:r>
          </w:p>
        </w:tc>
        <w:tc>
          <w:tcPr>
            <w:tcW w:w="428" w:type="pct"/>
            <w:tcBorders>
              <w:top w:val="single" w:sz="4" w:space="0" w:color="70AD47"/>
              <w:left w:val="nil"/>
              <w:bottom w:val="single" w:sz="4" w:space="0" w:color="70AD47"/>
              <w:right w:val="single" w:sz="4" w:space="0" w:color="70AD47"/>
            </w:tcBorders>
            <w:shd w:val="clear" w:color="auto" w:fill="E2EFD9"/>
            <w:vAlign w:val="center"/>
          </w:tcPr>
          <w:p w14:paraId="3EDA8A3B" w14:textId="77777777" w:rsidR="009729B8" w:rsidRDefault="00296A1D">
            <w:pPr>
              <w:widowControl w:val="0"/>
              <w:tabs>
                <w:tab w:val="left" w:pos="940"/>
                <w:tab w:val="left" w:pos="1440"/>
              </w:tabs>
              <w:spacing w:after="0"/>
              <w:jc w:val="left"/>
              <w:rPr>
                <w:i/>
                <w:sz w:val="16"/>
                <w:szCs w:val="16"/>
              </w:rPr>
            </w:pPr>
            <w:r>
              <w:rPr>
                <w:i/>
                <w:sz w:val="16"/>
                <w:szCs w:val="16"/>
              </w:rPr>
              <w:t>SER, SVM</w:t>
            </w:r>
          </w:p>
        </w:tc>
        <w:tc>
          <w:tcPr>
            <w:tcW w:w="466" w:type="pct"/>
            <w:tcBorders>
              <w:top w:val="nil"/>
              <w:left w:val="nil"/>
              <w:bottom w:val="single" w:sz="4" w:space="0" w:color="70AD47"/>
              <w:right w:val="single" w:sz="4" w:space="0" w:color="70AD47"/>
            </w:tcBorders>
            <w:shd w:val="clear" w:color="auto" w:fill="E2EFD9"/>
            <w:vAlign w:val="center"/>
          </w:tcPr>
          <w:p w14:paraId="60F5D97D" w14:textId="77777777" w:rsidR="009729B8" w:rsidRDefault="00296A1D">
            <w:pPr>
              <w:widowControl w:val="0"/>
              <w:tabs>
                <w:tab w:val="left" w:pos="940"/>
                <w:tab w:val="left" w:pos="1440"/>
              </w:tabs>
              <w:spacing w:after="0"/>
              <w:jc w:val="left"/>
              <w:rPr>
                <w:i/>
                <w:sz w:val="16"/>
                <w:szCs w:val="16"/>
              </w:rPr>
            </w:pPr>
            <w:r>
              <w:rPr>
                <w:i/>
                <w:sz w:val="16"/>
                <w:szCs w:val="16"/>
              </w:rPr>
              <w:t>MSP-PODCAST</w:t>
            </w:r>
          </w:p>
        </w:tc>
        <w:tc>
          <w:tcPr>
            <w:tcW w:w="265" w:type="pct"/>
            <w:tcBorders>
              <w:top w:val="nil"/>
              <w:left w:val="nil"/>
              <w:bottom w:val="single" w:sz="4" w:space="0" w:color="70AD47"/>
              <w:right w:val="single" w:sz="4" w:space="0" w:color="70AD47"/>
            </w:tcBorders>
            <w:shd w:val="clear" w:color="auto" w:fill="E2EFD9"/>
            <w:vAlign w:val="center"/>
          </w:tcPr>
          <w:p w14:paraId="52A58B5E"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E2EFD9"/>
            <w:vAlign w:val="center"/>
          </w:tcPr>
          <w:p w14:paraId="33E071C3" w14:textId="77777777" w:rsidR="009729B8" w:rsidRDefault="00296A1D">
            <w:pPr>
              <w:widowControl w:val="0"/>
              <w:tabs>
                <w:tab w:val="left" w:pos="940"/>
                <w:tab w:val="left" w:pos="1440"/>
              </w:tabs>
              <w:spacing w:after="0"/>
              <w:jc w:val="left"/>
              <w:rPr>
                <w:i/>
                <w:sz w:val="16"/>
                <w:szCs w:val="16"/>
              </w:rPr>
            </w:pPr>
            <w:r>
              <w:rPr>
                <w:i/>
                <w:sz w:val="16"/>
                <w:szCs w:val="16"/>
              </w:rPr>
              <w:t>BERT, MFCC</w:t>
            </w:r>
          </w:p>
        </w:tc>
        <w:tc>
          <w:tcPr>
            <w:tcW w:w="389" w:type="pct"/>
            <w:tcBorders>
              <w:top w:val="nil"/>
              <w:left w:val="nil"/>
              <w:bottom w:val="single" w:sz="4" w:space="0" w:color="70AD47"/>
              <w:right w:val="single" w:sz="4" w:space="0" w:color="70AD47"/>
            </w:tcBorders>
            <w:shd w:val="clear" w:color="auto" w:fill="E2EFD9"/>
            <w:vAlign w:val="center"/>
          </w:tcPr>
          <w:p w14:paraId="44790CCC" w14:textId="77777777" w:rsidR="009729B8" w:rsidRDefault="00296A1D">
            <w:pPr>
              <w:widowControl w:val="0"/>
              <w:tabs>
                <w:tab w:val="left" w:pos="940"/>
                <w:tab w:val="left" w:pos="1440"/>
              </w:tabs>
              <w:spacing w:after="0"/>
              <w:jc w:val="left"/>
              <w:rPr>
                <w:i/>
                <w:sz w:val="16"/>
                <w:szCs w:val="16"/>
              </w:rPr>
            </w:pPr>
            <w:r>
              <w:rPr>
                <w:i/>
                <w:sz w:val="16"/>
                <w:szCs w:val="16"/>
              </w:rPr>
              <w:t>Fusion model</w:t>
            </w:r>
          </w:p>
        </w:tc>
        <w:tc>
          <w:tcPr>
            <w:tcW w:w="389" w:type="pct"/>
            <w:tcBorders>
              <w:top w:val="nil"/>
              <w:left w:val="nil"/>
              <w:bottom w:val="single" w:sz="4" w:space="0" w:color="70AD47"/>
              <w:right w:val="single" w:sz="4" w:space="0" w:color="70AD47"/>
            </w:tcBorders>
            <w:shd w:val="clear" w:color="auto" w:fill="E2EFD9"/>
            <w:vAlign w:val="center"/>
          </w:tcPr>
          <w:p w14:paraId="72ECC878" w14:textId="77777777" w:rsidR="009729B8" w:rsidRDefault="00296A1D">
            <w:pPr>
              <w:widowControl w:val="0"/>
              <w:tabs>
                <w:tab w:val="left" w:pos="940"/>
                <w:tab w:val="left" w:pos="1440"/>
              </w:tabs>
              <w:spacing w:after="0"/>
              <w:jc w:val="left"/>
              <w:rPr>
                <w:i/>
                <w:sz w:val="16"/>
                <w:szCs w:val="16"/>
              </w:rPr>
            </w:pPr>
            <w:r>
              <w:rPr>
                <w:i/>
                <w:sz w:val="16"/>
                <w:szCs w:val="16"/>
              </w:rPr>
              <w:t>BERT</w:t>
            </w:r>
          </w:p>
        </w:tc>
        <w:tc>
          <w:tcPr>
            <w:tcW w:w="312" w:type="pct"/>
            <w:tcBorders>
              <w:top w:val="nil"/>
              <w:left w:val="nil"/>
              <w:bottom w:val="single" w:sz="4" w:space="0" w:color="70AD47"/>
              <w:right w:val="single" w:sz="4" w:space="0" w:color="70AD47"/>
            </w:tcBorders>
            <w:shd w:val="clear" w:color="auto" w:fill="E2EFD9"/>
            <w:vAlign w:val="center"/>
          </w:tcPr>
          <w:p w14:paraId="00D3A60C" w14:textId="77777777" w:rsidR="009729B8" w:rsidRDefault="00296A1D">
            <w:pPr>
              <w:widowControl w:val="0"/>
              <w:tabs>
                <w:tab w:val="left" w:pos="940"/>
                <w:tab w:val="left" w:pos="1440"/>
              </w:tabs>
              <w:spacing w:after="0"/>
              <w:jc w:val="left"/>
              <w:rPr>
                <w:i/>
                <w:sz w:val="16"/>
                <w:szCs w:val="16"/>
              </w:rPr>
            </w:pPr>
            <w:r>
              <w:rPr>
                <w:i/>
                <w:sz w:val="16"/>
                <w:szCs w:val="16"/>
              </w:rPr>
              <w:t>70 % Accuracy</w:t>
            </w:r>
          </w:p>
        </w:tc>
        <w:tc>
          <w:tcPr>
            <w:tcW w:w="399" w:type="pct"/>
            <w:tcBorders>
              <w:top w:val="nil"/>
              <w:left w:val="nil"/>
              <w:bottom w:val="single" w:sz="4" w:space="0" w:color="70AD47"/>
              <w:right w:val="single" w:sz="4" w:space="0" w:color="70AD47"/>
            </w:tcBorders>
            <w:shd w:val="clear" w:color="auto" w:fill="E2EFD9"/>
            <w:vAlign w:val="center"/>
          </w:tcPr>
          <w:p w14:paraId="5295D6FA" w14:textId="77777777" w:rsidR="009729B8" w:rsidRDefault="00296A1D">
            <w:pPr>
              <w:widowControl w:val="0"/>
              <w:tabs>
                <w:tab w:val="left" w:pos="940"/>
                <w:tab w:val="left" w:pos="1440"/>
              </w:tabs>
              <w:spacing w:after="0"/>
              <w:jc w:val="left"/>
              <w:rPr>
                <w:i/>
                <w:sz w:val="16"/>
                <w:szCs w:val="16"/>
              </w:rPr>
            </w:pPr>
            <w:r>
              <w:rPr>
                <w:i/>
                <w:sz w:val="16"/>
                <w:szCs w:val="16"/>
              </w:rPr>
              <w:t>New model and good dataset used but not good architectures</w:t>
            </w:r>
          </w:p>
        </w:tc>
      </w:tr>
      <w:tr w:rsidR="009729B8" w14:paraId="4415CB26"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14A2AA06" w14:textId="77777777" w:rsidR="009729B8" w:rsidRDefault="00296A1D">
            <w:pPr>
              <w:widowControl w:val="0"/>
              <w:tabs>
                <w:tab w:val="left" w:pos="940"/>
                <w:tab w:val="left" w:pos="1440"/>
              </w:tabs>
              <w:spacing w:after="0"/>
              <w:jc w:val="left"/>
              <w:rPr>
                <w:b/>
                <w:i/>
                <w:sz w:val="16"/>
                <w:szCs w:val="16"/>
              </w:rPr>
            </w:pPr>
            <w:r>
              <w:rPr>
                <w:b/>
                <w:i/>
                <w:sz w:val="16"/>
                <w:szCs w:val="16"/>
              </w:rPr>
              <w:lastRenderedPageBreak/>
              <w:t>21</w:t>
            </w:r>
          </w:p>
        </w:tc>
        <w:tc>
          <w:tcPr>
            <w:tcW w:w="1719" w:type="pct"/>
            <w:tcBorders>
              <w:top w:val="nil"/>
              <w:left w:val="single" w:sz="4" w:space="0" w:color="70AD47"/>
              <w:bottom w:val="single" w:sz="4" w:space="0" w:color="70AD47"/>
              <w:right w:val="single" w:sz="4" w:space="0" w:color="70AD47"/>
            </w:tcBorders>
            <w:shd w:val="clear" w:color="auto" w:fill="auto"/>
            <w:vAlign w:val="center"/>
          </w:tcPr>
          <w:p w14:paraId="3F6175BB" w14:textId="77777777" w:rsidR="009729B8" w:rsidRDefault="00296A1D">
            <w:pPr>
              <w:widowControl w:val="0"/>
              <w:tabs>
                <w:tab w:val="left" w:pos="940"/>
                <w:tab w:val="left" w:pos="1440"/>
              </w:tabs>
              <w:spacing w:after="0"/>
              <w:jc w:val="left"/>
              <w:rPr>
                <w:i/>
                <w:sz w:val="16"/>
                <w:szCs w:val="16"/>
              </w:rPr>
            </w:pPr>
            <w:r>
              <w:rPr>
                <w:i/>
                <w:sz w:val="16"/>
                <w:szCs w:val="16"/>
              </w:rPr>
              <w:t>Audio-Textual Emotion Recognition Based on Improved Neural Networks</w:t>
            </w:r>
          </w:p>
        </w:tc>
        <w:tc>
          <w:tcPr>
            <w:tcW w:w="428" w:type="pct"/>
            <w:tcBorders>
              <w:top w:val="nil"/>
              <w:left w:val="nil"/>
              <w:bottom w:val="single" w:sz="4" w:space="0" w:color="70AD47"/>
              <w:right w:val="single" w:sz="4" w:space="0" w:color="70AD47"/>
            </w:tcBorders>
            <w:shd w:val="clear" w:color="auto" w:fill="auto"/>
            <w:vAlign w:val="center"/>
          </w:tcPr>
          <w:p w14:paraId="18EE60B3" w14:textId="77777777" w:rsidR="009729B8" w:rsidRDefault="00296A1D">
            <w:pPr>
              <w:widowControl w:val="0"/>
              <w:tabs>
                <w:tab w:val="left" w:pos="940"/>
                <w:tab w:val="left" w:pos="1440"/>
              </w:tabs>
              <w:spacing w:after="0"/>
              <w:jc w:val="left"/>
              <w:rPr>
                <w:i/>
                <w:sz w:val="16"/>
                <w:szCs w:val="16"/>
              </w:rPr>
            </w:pPr>
            <w:r>
              <w:rPr>
                <w:i/>
                <w:sz w:val="16"/>
                <w:szCs w:val="16"/>
              </w:rPr>
              <w:t>Bi-LSTM, DNN</w:t>
            </w:r>
          </w:p>
        </w:tc>
        <w:tc>
          <w:tcPr>
            <w:tcW w:w="466" w:type="pct"/>
            <w:tcBorders>
              <w:top w:val="nil"/>
              <w:left w:val="nil"/>
              <w:bottom w:val="single" w:sz="4" w:space="0" w:color="70AD47"/>
              <w:right w:val="single" w:sz="4" w:space="0" w:color="70AD47"/>
            </w:tcBorders>
            <w:shd w:val="clear" w:color="auto" w:fill="auto"/>
            <w:vAlign w:val="center"/>
          </w:tcPr>
          <w:p w14:paraId="0C007DBC" w14:textId="77777777" w:rsidR="009729B8" w:rsidRDefault="00296A1D">
            <w:pPr>
              <w:widowControl w:val="0"/>
              <w:tabs>
                <w:tab w:val="left" w:pos="940"/>
                <w:tab w:val="left" w:pos="1440"/>
              </w:tabs>
              <w:spacing w:after="0"/>
              <w:jc w:val="left"/>
              <w:rPr>
                <w:i/>
                <w:sz w:val="16"/>
                <w:szCs w:val="16"/>
              </w:rPr>
            </w:pPr>
            <w:r>
              <w:rPr>
                <w:i/>
                <w:sz w:val="16"/>
                <w:szCs w:val="16"/>
              </w:rPr>
              <w:t>IEMOCAP</w:t>
            </w:r>
          </w:p>
        </w:tc>
        <w:tc>
          <w:tcPr>
            <w:tcW w:w="265" w:type="pct"/>
            <w:tcBorders>
              <w:top w:val="nil"/>
              <w:left w:val="nil"/>
              <w:bottom w:val="single" w:sz="4" w:space="0" w:color="70AD47"/>
              <w:right w:val="single" w:sz="4" w:space="0" w:color="70AD47"/>
            </w:tcBorders>
            <w:shd w:val="clear" w:color="auto" w:fill="auto"/>
            <w:vAlign w:val="center"/>
          </w:tcPr>
          <w:p w14:paraId="09E44C73"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auto"/>
            <w:vAlign w:val="center"/>
          </w:tcPr>
          <w:p w14:paraId="16557F44" w14:textId="77777777" w:rsidR="009729B8" w:rsidRDefault="00296A1D">
            <w:pPr>
              <w:widowControl w:val="0"/>
              <w:tabs>
                <w:tab w:val="left" w:pos="940"/>
                <w:tab w:val="left" w:pos="1440"/>
              </w:tabs>
              <w:spacing w:after="0"/>
              <w:jc w:val="left"/>
              <w:rPr>
                <w:i/>
                <w:sz w:val="16"/>
                <w:szCs w:val="16"/>
              </w:rPr>
            </w:pPr>
            <w:r>
              <w:rPr>
                <w:i/>
                <w:sz w:val="16"/>
                <w:szCs w:val="16"/>
              </w:rPr>
              <w:t>MFCC, LSTM</w:t>
            </w:r>
          </w:p>
        </w:tc>
        <w:tc>
          <w:tcPr>
            <w:tcW w:w="389" w:type="pct"/>
            <w:tcBorders>
              <w:top w:val="nil"/>
              <w:left w:val="nil"/>
              <w:bottom w:val="single" w:sz="4" w:space="0" w:color="70AD47"/>
              <w:right w:val="single" w:sz="4" w:space="0" w:color="70AD47"/>
            </w:tcBorders>
            <w:shd w:val="clear" w:color="auto" w:fill="auto"/>
            <w:vAlign w:val="center"/>
          </w:tcPr>
          <w:p w14:paraId="690022FA" w14:textId="77777777" w:rsidR="009729B8" w:rsidRDefault="00296A1D">
            <w:pPr>
              <w:widowControl w:val="0"/>
              <w:tabs>
                <w:tab w:val="left" w:pos="940"/>
                <w:tab w:val="left" w:pos="1440"/>
              </w:tabs>
              <w:spacing w:after="0"/>
              <w:jc w:val="left"/>
              <w:rPr>
                <w:i/>
                <w:sz w:val="16"/>
                <w:szCs w:val="16"/>
              </w:rPr>
            </w:pPr>
            <w:r>
              <w:rPr>
                <w:i/>
                <w:sz w:val="16"/>
                <w:szCs w:val="16"/>
              </w:rPr>
              <w:t>CNN, LSTM</w:t>
            </w:r>
          </w:p>
        </w:tc>
        <w:tc>
          <w:tcPr>
            <w:tcW w:w="389" w:type="pct"/>
            <w:tcBorders>
              <w:top w:val="nil"/>
              <w:left w:val="nil"/>
              <w:bottom w:val="single" w:sz="4" w:space="0" w:color="70AD47"/>
              <w:right w:val="single" w:sz="4" w:space="0" w:color="70AD47"/>
            </w:tcBorders>
            <w:shd w:val="clear" w:color="auto" w:fill="auto"/>
            <w:vAlign w:val="center"/>
          </w:tcPr>
          <w:p w14:paraId="454AB167" w14:textId="77777777" w:rsidR="009729B8" w:rsidRDefault="00296A1D">
            <w:pPr>
              <w:widowControl w:val="0"/>
              <w:tabs>
                <w:tab w:val="left" w:pos="940"/>
                <w:tab w:val="left" w:pos="1440"/>
              </w:tabs>
              <w:spacing w:after="0"/>
              <w:jc w:val="left"/>
              <w:rPr>
                <w:i/>
                <w:sz w:val="16"/>
                <w:szCs w:val="16"/>
              </w:rPr>
            </w:pPr>
            <w:r>
              <w:rPr>
                <w:i/>
                <w:sz w:val="16"/>
                <w:szCs w:val="16"/>
              </w:rPr>
              <w:t>UA, WA on Matrices</w:t>
            </w:r>
          </w:p>
        </w:tc>
        <w:tc>
          <w:tcPr>
            <w:tcW w:w="312" w:type="pct"/>
            <w:tcBorders>
              <w:top w:val="nil"/>
              <w:left w:val="nil"/>
              <w:bottom w:val="single" w:sz="4" w:space="0" w:color="70AD47"/>
              <w:right w:val="single" w:sz="4" w:space="0" w:color="70AD47"/>
            </w:tcBorders>
            <w:shd w:val="clear" w:color="auto" w:fill="auto"/>
            <w:vAlign w:val="center"/>
          </w:tcPr>
          <w:p w14:paraId="5D849B6D" w14:textId="77777777" w:rsidR="009729B8" w:rsidRDefault="00296A1D">
            <w:pPr>
              <w:widowControl w:val="0"/>
              <w:tabs>
                <w:tab w:val="left" w:pos="940"/>
                <w:tab w:val="left" w:pos="1440"/>
              </w:tabs>
              <w:spacing w:after="0"/>
              <w:jc w:val="left"/>
              <w:rPr>
                <w:i/>
                <w:sz w:val="16"/>
                <w:szCs w:val="16"/>
              </w:rPr>
            </w:pPr>
            <w:r>
              <w:rPr>
                <w:i/>
                <w:sz w:val="16"/>
                <w:szCs w:val="16"/>
              </w:rPr>
              <w:t>Improved 13 %</w:t>
            </w:r>
          </w:p>
        </w:tc>
        <w:tc>
          <w:tcPr>
            <w:tcW w:w="399" w:type="pct"/>
            <w:tcBorders>
              <w:top w:val="nil"/>
              <w:left w:val="nil"/>
              <w:bottom w:val="single" w:sz="4" w:space="0" w:color="70AD47"/>
              <w:right w:val="single" w:sz="4" w:space="0" w:color="70AD47"/>
            </w:tcBorders>
            <w:shd w:val="clear" w:color="auto" w:fill="auto"/>
            <w:vAlign w:val="center"/>
          </w:tcPr>
          <w:p w14:paraId="434B8ABA" w14:textId="77777777" w:rsidR="009729B8" w:rsidRDefault="00296A1D">
            <w:pPr>
              <w:widowControl w:val="0"/>
              <w:tabs>
                <w:tab w:val="left" w:pos="940"/>
                <w:tab w:val="left" w:pos="1440"/>
              </w:tabs>
              <w:spacing w:after="0"/>
              <w:jc w:val="left"/>
              <w:rPr>
                <w:i/>
                <w:sz w:val="16"/>
                <w:szCs w:val="16"/>
              </w:rPr>
            </w:pPr>
            <w:r>
              <w:rPr>
                <w:i/>
                <w:sz w:val="16"/>
                <w:szCs w:val="16"/>
              </w:rPr>
              <w:t xml:space="preserve">Good </w:t>
            </w:r>
            <w:proofErr w:type="spellStart"/>
            <w:r>
              <w:rPr>
                <w:i/>
                <w:sz w:val="16"/>
                <w:szCs w:val="16"/>
              </w:rPr>
              <w:t>accracy</w:t>
            </w:r>
            <w:proofErr w:type="spellEnd"/>
            <w:r>
              <w:rPr>
                <w:i/>
                <w:sz w:val="16"/>
                <w:szCs w:val="16"/>
              </w:rPr>
              <w:t xml:space="preserve"> and architectures but bad Evaluation</w:t>
            </w:r>
          </w:p>
        </w:tc>
      </w:tr>
      <w:tr w:rsidR="009729B8" w14:paraId="456796AE"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131F58E2" w14:textId="77777777" w:rsidR="009729B8" w:rsidRDefault="00296A1D">
            <w:pPr>
              <w:widowControl w:val="0"/>
              <w:tabs>
                <w:tab w:val="left" w:pos="940"/>
                <w:tab w:val="left" w:pos="1440"/>
              </w:tabs>
              <w:spacing w:after="0"/>
              <w:jc w:val="left"/>
              <w:rPr>
                <w:b/>
                <w:i/>
                <w:sz w:val="16"/>
                <w:szCs w:val="16"/>
              </w:rPr>
            </w:pPr>
            <w:r>
              <w:rPr>
                <w:b/>
                <w:i/>
                <w:sz w:val="16"/>
                <w:szCs w:val="16"/>
              </w:rPr>
              <w:t>22</w:t>
            </w:r>
          </w:p>
        </w:tc>
        <w:tc>
          <w:tcPr>
            <w:tcW w:w="1719" w:type="pct"/>
            <w:tcBorders>
              <w:top w:val="nil"/>
              <w:left w:val="single" w:sz="4" w:space="0" w:color="70AD47"/>
              <w:bottom w:val="single" w:sz="4" w:space="0" w:color="70AD47"/>
              <w:right w:val="single" w:sz="4" w:space="0" w:color="70AD47"/>
            </w:tcBorders>
            <w:shd w:val="clear" w:color="auto" w:fill="E2EFD9"/>
            <w:vAlign w:val="center"/>
          </w:tcPr>
          <w:p w14:paraId="34A1950B" w14:textId="77777777" w:rsidR="009729B8" w:rsidRDefault="00296A1D">
            <w:pPr>
              <w:widowControl w:val="0"/>
              <w:tabs>
                <w:tab w:val="left" w:pos="940"/>
                <w:tab w:val="left" w:pos="1440"/>
              </w:tabs>
              <w:spacing w:after="0"/>
              <w:jc w:val="left"/>
              <w:rPr>
                <w:i/>
                <w:sz w:val="16"/>
                <w:szCs w:val="16"/>
              </w:rPr>
            </w:pPr>
            <w:r>
              <w:rPr>
                <w:i/>
                <w:sz w:val="16"/>
                <w:szCs w:val="16"/>
              </w:rPr>
              <w:t>DEEP MULTIMODAL LEARNING FOR EMOTION RECOGNITION IN</w:t>
            </w:r>
            <w:r>
              <w:rPr>
                <w:i/>
                <w:sz w:val="16"/>
                <w:szCs w:val="16"/>
              </w:rPr>
              <w:br/>
              <w:t>SPOKEN LANGUAGE</w:t>
            </w:r>
          </w:p>
        </w:tc>
        <w:tc>
          <w:tcPr>
            <w:tcW w:w="428" w:type="pct"/>
            <w:tcBorders>
              <w:top w:val="nil"/>
              <w:left w:val="nil"/>
              <w:bottom w:val="single" w:sz="4" w:space="0" w:color="70AD47"/>
              <w:right w:val="single" w:sz="4" w:space="0" w:color="70AD47"/>
            </w:tcBorders>
            <w:shd w:val="clear" w:color="auto" w:fill="E2EFD9"/>
            <w:vAlign w:val="center"/>
          </w:tcPr>
          <w:p w14:paraId="35DF90A7" w14:textId="77777777" w:rsidR="009729B8" w:rsidRDefault="00296A1D">
            <w:pPr>
              <w:widowControl w:val="0"/>
              <w:tabs>
                <w:tab w:val="left" w:pos="940"/>
                <w:tab w:val="left" w:pos="1440"/>
              </w:tabs>
              <w:spacing w:after="0"/>
              <w:jc w:val="left"/>
              <w:rPr>
                <w:i/>
                <w:sz w:val="16"/>
                <w:szCs w:val="16"/>
              </w:rPr>
            </w:pPr>
            <w:r>
              <w:rPr>
                <w:i/>
                <w:sz w:val="16"/>
                <w:szCs w:val="16"/>
              </w:rPr>
              <w:t>CNN, LSTM</w:t>
            </w:r>
          </w:p>
        </w:tc>
        <w:tc>
          <w:tcPr>
            <w:tcW w:w="466" w:type="pct"/>
            <w:tcBorders>
              <w:top w:val="nil"/>
              <w:left w:val="nil"/>
              <w:bottom w:val="single" w:sz="4" w:space="0" w:color="70AD47"/>
              <w:right w:val="single" w:sz="4" w:space="0" w:color="70AD47"/>
            </w:tcBorders>
            <w:shd w:val="clear" w:color="auto" w:fill="E2EFD9"/>
            <w:vAlign w:val="center"/>
          </w:tcPr>
          <w:p w14:paraId="5CBD1F59" w14:textId="77777777" w:rsidR="009729B8" w:rsidRDefault="00296A1D">
            <w:pPr>
              <w:widowControl w:val="0"/>
              <w:tabs>
                <w:tab w:val="left" w:pos="940"/>
                <w:tab w:val="left" w:pos="1440"/>
              </w:tabs>
              <w:spacing w:after="0"/>
              <w:jc w:val="left"/>
              <w:rPr>
                <w:i/>
                <w:sz w:val="16"/>
                <w:szCs w:val="16"/>
              </w:rPr>
            </w:pPr>
            <w:r>
              <w:rPr>
                <w:i/>
                <w:sz w:val="16"/>
                <w:szCs w:val="16"/>
              </w:rPr>
              <w:t>IEMOCAP</w:t>
            </w:r>
          </w:p>
        </w:tc>
        <w:tc>
          <w:tcPr>
            <w:tcW w:w="265" w:type="pct"/>
            <w:tcBorders>
              <w:top w:val="nil"/>
              <w:left w:val="nil"/>
              <w:bottom w:val="single" w:sz="4" w:space="0" w:color="70AD47"/>
              <w:right w:val="single" w:sz="4" w:space="0" w:color="70AD47"/>
            </w:tcBorders>
            <w:shd w:val="clear" w:color="auto" w:fill="E2EFD9"/>
            <w:vAlign w:val="center"/>
          </w:tcPr>
          <w:p w14:paraId="5E687A83" w14:textId="77777777" w:rsidR="009729B8" w:rsidRDefault="00296A1D">
            <w:pPr>
              <w:widowControl w:val="0"/>
              <w:tabs>
                <w:tab w:val="left" w:pos="940"/>
                <w:tab w:val="left" w:pos="1440"/>
              </w:tabs>
              <w:spacing w:after="0"/>
              <w:jc w:val="left"/>
              <w:rPr>
                <w:i/>
                <w:sz w:val="16"/>
                <w:szCs w:val="16"/>
              </w:rPr>
            </w:pPr>
            <w:r>
              <w:rPr>
                <w:i/>
                <w:sz w:val="16"/>
                <w:szCs w:val="16"/>
              </w:rPr>
              <w:t>5</w:t>
            </w:r>
          </w:p>
        </w:tc>
        <w:tc>
          <w:tcPr>
            <w:tcW w:w="451" w:type="pct"/>
            <w:tcBorders>
              <w:top w:val="nil"/>
              <w:left w:val="nil"/>
              <w:bottom w:val="single" w:sz="4" w:space="0" w:color="70AD47"/>
              <w:right w:val="single" w:sz="4" w:space="0" w:color="70AD47"/>
            </w:tcBorders>
            <w:shd w:val="clear" w:color="auto" w:fill="E2EFD9"/>
            <w:vAlign w:val="center"/>
          </w:tcPr>
          <w:p w14:paraId="6930E3FB" w14:textId="77777777" w:rsidR="009729B8" w:rsidRDefault="00296A1D">
            <w:pPr>
              <w:widowControl w:val="0"/>
              <w:tabs>
                <w:tab w:val="left" w:pos="940"/>
                <w:tab w:val="left" w:pos="1440"/>
              </w:tabs>
              <w:spacing w:after="0"/>
              <w:jc w:val="left"/>
              <w:rPr>
                <w:i/>
                <w:sz w:val="16"/>
                <w:szCs w:val="16"/>
              </w:rPr>
            </w:pPr>
            <w:r>
              <w:rPr>
                <w:i/>
                <w:sz w:val="16"/>
                <w:szCs w:val="16"/>
              </w:rPr>
              <w:t>NLTK,POS, MFCC</w:t>
            </w:r>
          </w:p>
        </w:tc>
        <w:tc>
          <w:tcPr>
            <w:tcW w:w="389" w:type="pct"/>
            <w:tcBorders>
              <w:top w:val="nil"/>
              <w:left w:val="nil"/>
              <w:bottom w:val="single" w:sz="4" w:space="0" w:color="70AD47"/>
              <w:right w:val="single" w:sz="4" w:space="0" w:color="70AD47"/>
            </w:tcBorders>
            <w:shd w:val="clear" w:color="auto" w:fill="E2EFD9"/>
            <w:vAlign w:val="center"/>
          </w:tcPr>
          <w:p w14:paraId="13A6FFB5" w14:textId="77777777" w:rsidR="009729B8" w:rsidRDefault="00296A1D">
            <w:pPr>
              <w:widowControl w:val="0"/>
              <w:tabs>
                <w:tab w:val="left" w:pos="940"/>
                <w:tab w:val="left" w:pos="1440"/>
              </w:tabs>
              <w:spacing w:after="0"/>
              <w:jc w:val="left"/>
              <w:rPr>
                <w:i/>
                <w:sz w:val="16"/>
                <w:szCs w:val="16"/>
              </w:rPr>
            </w:pPr>
            <w:r>
              <w:rPr>
                <w:i/>
                <w:sz w:val="16"/>
                <w:szCs w:val="16"/>
              </w:rPr>
              <w:t>CNN-LSTM, and DNN</w:t>
            </w:r>
          </w:p>
        </w:tc>
        <w:tc>
          <w:tcPr>
            <w:tcW w:w="389" w:type="pct"/>
            <w:tcBorders>
              <w:top w:val="nil"/>
              <w:left w:val="nil"/>
              <w:bottom w:val="single" w:sz="4" w:space="0" w:color="70AD47"/>
              <w:right w:val="single" w:sz="4" w:space="0" w:color="70AD47"/>
            </w:tcBorders>
            <w:shd w:val="clear" w:color="auto" w:fill="E2EFD9"/>
            <w:vAlign w:val="center"/>
          </w:tcPr>
          <w:p w14:paraId="08AC8F56" w14:textId="77777777" w:rsidR="009729B8" w:rsidRDefault="00296A1D">
            <w:pPr>
              <w:widowControl w:val="0"/>
              <w:tabs>
                <w:tab w:val="left" w:pos="940"/>
                <w:tab w:val="left" w:pos="1440"/>
              </w:tabs>
              <w:spacing w:after="0"/>
              <w:jc w:val="left"/>
              <w:rPr>
                <w:i/>
                <w:sz w:val="16"/>
                <w:szCs w:val="16"/>
              </w:rPr>
            </w:pPr>
            <w:proofErr w:type="spellStart"/>
            <w:r>
              <w:rPr>
                <w:i/>
                <w:sz w:val="16"/>
                <w:szCs w:val="16"/>
              </w:rPr>
              <w:t>Multimodel</w:t>
            </w:r>
            <w:proofErr w:type="spellEnd"/>
            <w:r>
              <w:rPr>
                <w:i/>
                <w:sz w:val="16"/>
                <w:szCs w:val="16"/>
              </w:rPr>
              <w:t xml:space="preserve"> CNN-LSTM based</w:t>
            </w:r>
          </w:p>
        </w:tc>
        <w:tc>
          <w:tcPr>
            <w:tcW w:w="312" w:type="pct"/>
            <w:tcBorders>
              <w:top w:val="nil"/>
              <w:left w:val="nil"/>
              <w:bottom w:val="single" w:sz="4" w:space="0" w:color="70AD47"/>
              <w:right w:val="single" w:sz="4" w:space="0" w:color="70AD47"/>
            </w:tcBorders>
            <w:shd w:val="clear" w:color="auto" w:fill="E2EFD9"/>
            <w:vAlign w:val="center"/>
          </w:tcPr>
          <w:p w14:paraId="5F037BC8" w14:textId="77777777" w:rsidR="009729B8" w:rsidRDefault="00296A1D">
            <w:pPr>
              <w:widowControl w:val="0"/>
              <w:tabs>
                <w:tab w:val="left" w:pos="940"/>
                <w:tab w:val="left" w:pos="1440"/>
              </w:tabs>
              <w:spacing w:after="0"/>
              <w:jc w:val="left"/>
              <w:rPr>
                <w:i/>
                <w:sz w:val="16"/>
                <w:szCs w:val="16"/>
              </w:rPr>
            </w:pPr>
            <w:r>
              <w:rPr>
                <w:i/>
                <w:sz w:val="16"/>
                <w:szCs w:val="16"/>
              </w:rPr>
              <w:t>60.4 % Accuracy</w:t>
            </w:r>
          </w:p>
        </w:tc>
        <w:tc>
          <w:tcPr>
            <w:tcW w:w="399" w:type="pct"/>
            <w:tcBorders>
              <w:top w:val="nil"/>
              <w:left w:val="nil"/>
              <w:bottom w:val="single" w:sz="4" w:space="0" w:color="70AD47"/>
              <w:right w:val="single" w:sz="4" w:space="0" w:color="70AD47"/>
            </w:tcBorders>
            <w:shd w:val="clear" w:color="auto" w:fill="E2EFD9"/>
            <w:vAlign w:val="center"/>
          </w:tcPr>
          <w:p w14:paraId="23B08192" w14:textId="77777777" w:rsidR="009729B8" w:rsidRDefault="00296A1D">
            <w:pPr>
              <w:widowControl w:val="0"/>
              <w:tabs>
                <w:tab w:val="left" w:pos="940"/>
                <w:tab w:val="left" w:pos="1440"/>
              </w:tabs>
              <w:spacing w:after="0"/>
              <w:jc w:val="left"/>
              <w:rPr>
                <w:i/>
                <w:sz w:val="16"/>
                <w:szCs w:val="16"/>
              </w:rPr>
            </w:pPr>
            <w:r>
              <w:rPr>
                <w:i/>
                <w:sz w:val="16"/>
                <w:szCs w:val="16"/>
              </w:rPr>
              <w:t>Good model and architecture but badly trained</w:t>
            </w:r>
          </w:p>
        </w:tc>
      </w:tr>
      <w:tr w:rsidR="009729B8" w14:paraId="30D46BCC"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320C667B" w14:textId="77777777" w:rsidR="009729B8" w:rsidRDefault="00296A1D">
            <w:pPr>
              <w:widowControl w:val="0"/>
              <w:tabs>
                <w:tab w:val="left" w:pos="940"/>
                <w:tab w:val="left" w:pos="1440"/>
              </w:tabs>
              <w:spacing w:after="0"/>
              <w:jc w:val="left"/>
              <w:rPr>
                <w:b/>
                <w:i/>
                <w:sz w:val="16"/>
                <w:szCs w:val="16"/>
              </w:rPr>
            </w:pPr>
            <w:r>
              <w:rPr>
                <w:b/>
                <w:i/>
                <w:sz w:val="16"/>
                <w:szCs w:val="16"/>
              </w:rPr>
              <w:t>23</w:t>
            </w:r>
          </w:p>
        </w:tc>
        <w:tc>
          <w:tcPr>
            <w:tcW w:w="1719" w:type="pct"/>
            <w:tcBorders>
              <w:top w:val="nil"/>
              <w:left w:val="single" w:sz="4" w:space="0" w:color="70AD47"/>
              <w:bottom w:val="single" w:sz="4" w:space="0" w:color="70AD47"/>
              <w:right w:val="single" w:sz="4" w:space="0" w:color="70AD47"/>
            </w:tcBorders>
            <w:shd w:val="clear" w:color="auto" w:fill="auto"/>
            <w:vAlign w:val="center"/>
          </w:tcPr>
          <w:p w14:paraId="20C44B49" w14:textId="77777777" w:rsidR="009729B8" w:rsidRDefault="00296A1D">
            <w:pPr>
              <w:widowControl w:val="0"/>
              <w:tabs>
                <w:tab w:val="left" w:pos="940"/>
                <w:tab w:val="left" w:pos="1440"/>
              </w:tabs>
              <w:spacing w:after="0"/>
              <w:jc w:val="left"/>
              <w:rPr>
                <w:i/>
                <w:sz w:val="16"/>
                <w:szCs w:val="16"/>
              </w:rPr>
            </w:pPr>
            <w:r>
              <w:rPr>
                <w:i/>
                <w:sz w:val="16"/>
                <w:szCs w:val="16"/>
              </w:rPr>
              <w:t>SPEECH EMOTION RECOGNITION USING MULTI-HOP ATTENTION MECHANISM</w:t>
            </w:r>
          </w:p>
        </w:tc>
        <w:tc>
          <w:tcPr>
            <w:tcW w:w="428" w:type="pct"/>
            <w:tcBorders>
              <w:top w:val="nil"/>
              <w:left w:val="nil"/>
              <w:bottom w:val="single" w:sz="4" w:space="0" w:color="70AD47"/>
              <w:right w:val="single" w:sz="4" w:space="0" w:color="70AD47"/>
            </w:tcBorders>
            <w:shd w:val="clear" w:color="auto" w:fill="auto"/>
            <w:vAlign w:val="center"/>
          </w:tcPr>
          <w:p w14:paraId="2588F7C1" w14:textId="77777777" w:rsidR="009729B8" w:rsidRDefault="00296A1D">
            <w:pPr>
              <w:widowControl w:val="0"/>
              <w:tabs>
                <w:tab w:val="left" w:pos="940"/>
                <w:tab w:val="left" w:pos="1440"/>
              </w:tabs>
              <w:spacing w:after="0"/>
              <w:jc w:val="left"/>
              <w:rPr>
                <w:i/>
                <w:sz w:val="16"/>
                <w:szCs w:val="16"/>
              </w:rPr>
            </w:pPr>
            <w:r>
              <w:rPr>
                <w:i/>
                <w:sz w:val="16"/>
                <w:szCs w:val="16"/>
              </w:rPr>
              <w:t>NLP, BRE</w:t>
            </w:r>
          </w:p>
        </w:tc>
        <w:tc>
          <w:tcPr>
            <w:tcW w:w="466" w:type="pct"/>
            <w:tcBorders>
              <w:top w:val="nil"/>
              <w:left w:val="nil"/>
              <w:bottom w:val="single" w:sz="4" w:space="0" w:color="70AD47"/>
              <w:right w:val="single" w:sz="4" w:space="0" w:color="70AD47"/>
            </w:tcBorders>
            <w:shd w:val="clear" w:color="auto" w:fill="auto"/>
            <w:vAlign w:val="center"/>
          </w:tcPr>
          <w:p w14:paraId="12955E7D" w14:textId="77777777" w:rsidR="009729B8" w:rsidRDefault="00296A1D">
            <w:pPr>
              <w:widowControl w:val="0"/>
              <w:tabs>
                <w:tab w:val="left" w:pos="940"/>
                <w:tab w:val="left" w:pos="1440"/>
              </w:tabs>
              <w:spacing w:after="0"/>
              <w:jc w:val="left"/>
              <w:rPr>
                <w:i/>
                <w:sz w:val="16"/>
                <w:szCs w:val="16"/>
              </w:rPr>
            </w:pPr>
            <w:r>
              <w:rPr>
                <w:i/>
                <w:sz w:val="16"/>
                <w:szCs w:val="16"/>
              </w:rPr>
              <w:t>IEMOCAP</w:t>
            </w:r>
          </w:p>
        </w:tc>
        <w:tc>
          <w:tcPr>
            <w:tcW w:w="265" w:type="pct"/>
            <w:tcBorders>
              <w:top w:val="nil"/>
              <w:left w:val="nil"/>
              <w:bottom w:val="single" w:sz="4" w:space="0" w:color="70AD47"/>
              <w:right w:val="single" w:sz="4" w:space="0" w:color="70AD47"/>
            </w:tcBorders>
            <w:shd w:val="clear" w:color="auto" w:fill="auto"/>
            <w:vAlign w:val="center"/>
          </w:tcPr>
          <w:p w14:paraId="07569DCE"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auto"/>
            <w:vAlign w:val="center"/>
          </w:tcPr>
          <w:p w14:paraId="20F0AAC0" w14:textId="77777777" w:rsidR="009729B8" w:rsidRDefault="00296A1D">
            <w:pPr>
              <w:widowControl w:val="0"/>
              <w:tabs>
                <w:tab w:val="left" w:pos="940"/>
                <w:tab w:val="left" w:pos="1440"/>
              </w:tabs>
              <w:spacing w:after="0"/>
              <w:jc w:val="left"/>
              <w:rPr>
                <w:i/>
                <w:sz w:val="16"/>
                <w:szCs w:val="16"/>
              </w:rPr>
            </w:pPr>
            <w:r>
              <w:rPr>
                <w:i/>
                <w:sz w:val="16"/>
                <w:szCs w:val="16"/>
              </w:rPr>
              <w:t>NLTK, BLSTM</w:t>
            </w:r>
          </w:p>
        </w:tc>
        <w:tc>
          <w:tcPr>
            <w:tcW w:w="389" w:type="pct"/>
            <w:tcBorders>
              <w:top w:val="nil"/>
              <w:left w:val="nil"/>
              <w:bottom w:val="single" w:sz="4" w:space="0" w:color="70AD47"/>
              <w:right w:val="single" w:sz="4" w:space="0" w:color="70AD47"/>
            </w:tcBorders>
            <w:shd w:val="clear" w:color="auto" w:fill="auto"/>
            <w:vAlign w:val="center"/>
          </w:tcPr>
          <w:p w14:paraId="4BD34318" w14:textId="77777777" w:rsidR="009729B8" w:rsidRDefault="00296A1D">
            <w:pPr>
              <w:widowControl w:val="0"/>
              <w:tabs>
                <w:tab w:val="left" w:pos="940"/>
                <w:tab w:val="left" w:pos="1440"/>
              </w:tabs>
              <w:spacing w:after="0"/>
              <w:jc w:val="left"/>
              <w:rPr>
                <w:i/>
                <w:sz w:val="16"/>
                <w:szCs w:val="16"/>
              </w:rPr>
            </w:pPr>
            <w:r>
              <w:rPr>
                <w:i/>
                <w:sz w:val="16"/>
                <w:szCs w:val="16"/>
              </w:rPr>
              <w:t>DNN based MHA 1-2</w:t>
            </w:r>
          </w:p>
        </w:tc>
        <w:tc>
          <w:tcPr>
            <w:tcW w:w="389" w:type="pct"/>
            <w:tcBorders>
              <w:top w:val="nil"/>
              <w:left w:val="nil"/>
              <w:bottom w:val="single" w:sz="4" w:space="0" w:color="70AD47"/>
              <w:right w:val="single" w:sz="4" w:space="0" w:color="70AD47"/>
            </w:tcBorders>
            <w:shd w:val="clear" w:color="auto" w:fill="auto"/>
            <w:vAlign w:val="center"/>
          </w:tcPr>
          <w:p w14:paraId="02C1C42B" w14:textId="77777777" w:rsidR="009729B8" w:rsidRDefault="00296A1D">
            <w:pPr>
              <w:widowControl w:val="0"/>
              <w:tabs>
                <w:tab w:val="left" w:pos="940"/>
                <w:tab w:val="left" w:pos="1440"/>
              </w:tabs>
              <w:spacing w:after="0"/>
              <w:jc w:val="left"/>
              <w:rPr>
                <w:i/>
                <w:sz w:val="16"/>
                <w:szCs w:val="16"/>
              </w:rPr>
            </w:pPr>
            <w:r>
              <w:rPr>
                <w:i/>
                <w:sz w:val="16"/>
                <w:szCs w:val="16"/>
              </w:rPr>
              <w:t xml:space="preserve">E </w:t>
            </w:r>
            <w:proofErr w:type="spellStart"/>
            <w:r>
              <w:rPr>
                <w:i/>
                <w:sz w:val="16"/>
                <w:szCs w:val="16"/>
              </w:rPr>
              <w:t>vec</w:t>
            </w:r>
            <w:proofErr w:type="spellEnd"/>
            <w:r>
              <w:rPr>
                <w:i/>
                <w:sz w:val="16"/>
                <w:szCs w:val="16"/>
              </w:rPr>
              <w:t>-MCNN-LSTM</w:t>
            </w:r>
          </w:p>
        </w:tc>
        <w:tc>
          <w:tcPr>
            <w:tcW w:w="312" w:type="pct"/>
            <w:tcBorders>
              <w:top w:val="nil"/>
              <w:left w:val="nil"/>
              <w:bottom w:val="single" w:sz="4" w:space="0" w:color="70AD47"/>
              <w:right w:val="single" w:sz="4" w:space="0" w:color="70AD47"/>
            </w:tcBorders>
            <w:shd w:val="clear" w:color="auto" w:fill="auto"/>
            <w:vAlign w:val="center"/>
          </w:tcPr>
          <w:p w14:paraId="5E8F4DEE" w14:textId="77777777" w:rsidR="009729B8" w:rsidRDefault="00296A1D">
            <w:pPr>
              <w:widowControl w:val="0"/>
              <w:tabs>
                <w:tab w:val="left" w:pos="940"/>
                <w:tab w:val="left" w:pos="1440"/>
              </w:tabs>
              <w:spacing w:after="0"/>
              <w:jc w:val="left"/>
              <w:rPr>
                <w:i/>
                <w:sz w:val="16"/>
                <w:szCs w:val="16"/>
              </w:rPr>
            </w:pPr>
            <w:r>
              <w:rPr>
                <w:i/>
                <w:sz w:val="16"/>
                <w:szCs w:val="16"/>
              </w:rPr>
              <w:t>6.5 % Improved</w:t>
            </w:r>
          </w:p>
        </w:tc>
        <w:tc>
          <w:tcPr>
            <w:tcW w:w="399" w:type="pct"/>
            <w:tcBorders>
              <w:top w:val="nil"/>
              <w:left w:val="nil"/>
              <w:bottom w:val="single" w:sz="4" w:space="0" w:color="70AD47"/>
              <w:right w:val="single" w:sz="4" w:space="0" w:color="70AD47"/>
            </w:tcBorders>
            <w:shd w:val="clear" w:color="auto" w:fill="auto"/>
            <w:vAlign w:val="center"/>
          </w:tcPr>
          <w:p w14:paraId="3AAD9907" w14:textId="77777777" w:rsidR="009729B8" w:rsidRDefault="00296A1D">
            <w:pPr>
              <w:widowControl w:val="0"/>
              <w:tabs>
                <w:tab w:val="left" w:pos="940"/>
                <w:tab w:val="left" w:pos="1440"/>
              </w:tabs>
              <w:spacing w:after="0"/>
              <w:jc w:val="left"/>
              <w:rPr>
                <w:i/>
                <w:sz w:val="16"/>
                <w:szCs w:val="16"/>
              </w:rPr>
            </w:pPr>
            <w:r>
              <w:rPr>
                <w:i/>
                <w:sz w:val="16"/>
                <w:szCs w:val="16"/>
              </w:rPr>
              <w:t xml:space="preserve">Good techniques and model but architectures </w:t>
            </w:r>
          </w:p>
        </w:tc>
      </w:tr>
      <w:tr w:rsidR="009729B8" w14:paraId="6DC0BC85"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60384B2C" w14:textId="77777777" w:rsidR="009729B8" w:rsidRDefault="00296A1D">
            <w:pPr>
              <w:widowControl w:val="0"/>
              <w:tabs>
                <w:tab w:val="left" w:pos="940"/>
                <w:tab w:val="left" w:pos="1440"/>
              </w:tabs>
              <w:spacing w:after="0"/>
              <w:jc w:val="left"/>
              <w:rPr>
                <w:b/>
                <w:i/>
                <w:sz w:val="16"/>
                <w:szCs w:val="16"/>
              </w:rPr>
            </w:pPr>
            <w:r>
              <w:rPr>
                <w:b/>
                <w:i/>
                <w:sz w:val="16"/>
                <w:szCs w:val="16"/>
              </w:rPr>
              <w:t>24</w:t>
            </w:r>
          </w:p>
        </w:tc>
        <w:tc>
          <w:tcPr>
            <w:tcW w:w="1719" w:type="pct"/>
            <w:tcBorders>
              <w:top w:val="nil"/>
              <w:left w:val="single" w:sz="4" w:space="0" w:color="70AD47"/>
              <w:bottom w:val="single" w:sz="4" w:space="0" w:color="70AD47"/>
              <w:right w:val="single" w:sz="4" w:space="0" w:color="70AD47"/>
            </w:tcBorders>
            <w:shd w:val="clear" w:color="auto" w:fill="E2EFD9"/>
            <w:vAlign w:val="center"/>
          </w:tcPr>
          <w:p w14:paraId="6AA8BD8F" w14:textId="77777777" w:rsidR="009729B8" w:rsidRDefault="00296A1D">
            <w:pPr>
              <w:widowControl w:val="0"/>
              <w:tabs>
                <w:tab w:val="left" w:pos="940"/>
                <w:tab w:val="left" w:pos="1440"/>
              </w:tabs>
              <w:spacing w:after="0"/>
              <w:jc w:val="left"/>
              <w:rPr>
                <w:i/>
                <w:sz w:val="16"/>
                <w:szCs w:val="16"/>
              </w:rPr>
            </w:pPr>
            <w:r>
              <w:rPr>
                <w:i/>
                <w:sz w:val="16"/>
                <w:szCs w:val="16"/>
              </w:rPr>
              <w:t>Multimodal Approach of Speech Emotion</w:t>
            </w:r>
            <w:r>
              <w:rPr>
                <w:i/>
                <w:sz w:val="16"/>
                <w:szCs w:val="16"/>
              </w:rPr>
              <w:br/>
              <w:t>Recognition Using Multi-Level Multi-Head</w:t>
            </w:r>
            <w:r>
              <w:rPr>
                <w:i/>
                <w:sz w:val="16"/>
                <w:szCs w:val="16"/>
              </w:rPr>
              <w:br/>
              <w:t>Fusion Attention-Based Recurrent</w:t>
            </w:r>
            <w:r>
              <w:rPr>
                <w:i/>
                <w:sz w:val="16"/>
                <w:szCs w:val="16"/>
              </w:rPr>
              <w:br/>
              <w:t>Neural Network</w:t>
            </w:r>
          </w:p>
        </w:tc>
        <w:tc>
          <w:tcPr>
            <w:tcW w:w="428" w:type="pct"/>
            <w:tcBorders>
              <w:top w:val="nil"/>
              <w:left w:val="nil"/>
              <w:bottom w:val="single" w:sz="4" w:space="0" w:color="70AD47"/>
              <w:right w:val="single" w:sz="4" w:space="0" w:color="70AD47"/>
            </w:tcBorders>
            <w:shd w:val="clear" w:color="auto" w:fill="E2EFD9"/>
            <w:vAlign w:val="center"/>
          </w:tcPr>
          <w:p w14:paraId="667D0A56" w14:textId="77777777" w:rsidR="009729B8" w:rsidRDefault="00296A1D">
            <w:pPr>
              <w:widowControl w:val="0"/>
              <w:tabs>
                <w:tab w:val="left" w:pos="940"/>
                <w:tab w:val="left" w:pos="1440"/>
              </w:tabs>
              <w:spacing w:after="0"/>
              <w:jc w:val="left"/>
              <w:rPr>
                <w:i/>
                <w:sz w:val="16"/>
                <w:szCs w:val="16"/>
              </w:rPr>
            </w:pPr>
            <w:r>
              <w:rPr>
                <w:i/>
                <w:sz w:val="16"/>
                <w:szCs w:val="16"/>
              </w:rPr>
              <w:t>RNN, SER</w:t>
            </w:r>
          </w:p>
        </w:tc>
        <w:tc>
          <w:tcPr>
            <w:tcW w:w="466" w:type="pct"/>
            <w:tcBorders>
              <w:top w:val="nil"/>
              <w:left w:val="nil"/>
              <w:bottom w:val="single" w:sz="4" w:space="0" w:color="70AD47"/>
              <w:right w:val="single" w:sz="4" w:space="0" w:color="70AD47"/>
            </w:tcBorders>
            <w:shd w:val="clear" w:color="auto" w:fill="E2EFD9"/>
            <w:vAlign w:val="center"/>
          </w:tcPr>
          <w:p w14:paraId="66027AF4" w14:textId="77777777" w:rsidR="009729B8" w:rsidRDefault="00296A1D">
            <w:pPr>
              <w:widowControl w:val="0"/>
              <w:tabs>
                <w:tab w:val="left" w:pos="940"/>
                <w:tab w:val="left" w:pos="1440"/>
              </w:tabs>
              <w:spacing w:after="0"/>
              <w:jc w:val="left"/>
              <w:rPr>
                <w:i/>
                <w:sz w:val="16"/>
                <w:szCs w:val="16"/>
              </w:rPr>
            </w:pPr>
            <w:r>
              <w:rPr>
                <w:i/>
                <w:sz w:val="16"/>
                <w:szCs w:val="16"/>
              </w:rPr>
              <w:t>IEMOCAP</w:t>
            </w:r>
          </w:p>
        </w:tc>
        <w:tc>
          <w:tcPr>
            <w:tcW w:w="265" w:type="pct"/>
            <w:tcBorders>
              <w:top w:val="nil"/>
              <w:left w:val="nil"/>
              <w:bottom w:val="single" w:sz="4" w:space="0" w:color="70AD47"/>
              <w:right w:val="single" w:sz="4" w:space="0" w:color="70AD47"/>
            </w:tcBorders>
            <w:shd w:val="clear" w:color="auto" w:fill="E2EFD9"/>
            <w:vAlign w:val="center"/>
          </w:tcPr>
          <w:p w14:paraId="0833CA32"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E2EFD9"/>
            <w:vAlign w:val="center"/>
          </w:tcPr>
          <w:p w14:paraId="45E094B0" w14:textId="77777777" w:rsidR="009729B8" w:rsidRDefault="00296A1D">
            <w:pPr>
              <w:widowControl w:val="0"/>
              <w:tabs>
                <w:tab w:val="left" w:pos="940"/>
                <w:tab w:val="left" w:pos="1440"/>
              </w:tabs>
              <w:spacing w:after="0"/>
              <w:jc w:val="left"/>
              <w:rPr>
                <w:i/>
                <w:sz w:val="16"/>
                <w:szCs w:val="16"/>
              </w:rPr>
            </w:pPr>
            <w:r>
              <w:rPr>
                <w:i/>
                <w:sz w:val="16"/>
                <w:szCs w:val="16"/>
              </w:rPr>
              <w:t>MFCC, BERT</w:t>
            </w:r>
          </w:p>
        </w:tc>
        <w:tc>
          <w:tcPr>
            <w:tcW w:w="389" w:type="pct"/>
            <w:tcBorders>
              <w:top w:val="nil"/>
              <w:left w:val="nil"/>
              <w:bottom w:val="single" w:sz="4" w:space="0" w:color="70AD47"/>
              <w:right w:val="single" w:sz="4" w:space="0" w:color="70AD47"/>
            </w:tcBorders>
            <w:shd w:val="clear" w:color="auto" w:fill="E2EFD9"/>
            <w:vAlign w:val="center"/>
          </w:tcPr>
          <w:p w14:paraId="53B50A70" w14:textId="77777777" w:rsidR="009729B8" w:rsidRDefault="00296A1D">
            <w:pPr>
              <w:widowControl w:val="0"/>
              <w:tabs>
                <w:tab w:val="left" w:pos="940"/>
                <w:tab w:val="left" w:pos="1440"/>
              </w:tabs>
              <w:spacing w:after="0"/>
              <w:jc w:val="left"/>
              <w:rPr>
                <w:i/>
                <w:sz w:val="16"/>
                <w:szCs w:val="16"/>
              </w:rPr>
            </w:pPr>
            <w:r>
              <w:rPr>
                <w:i/>
                <w:sz w:val="16"/>
                <w:szCs w:val="16"/>
              </w:rPr>
              <w:t>CMU-MOSEI</w:t>
            </w:r>
          </w:p>
        </w:tc>
        <w:tc>
          <w:tcPr>
            <w:tcW w:w="389" w:type="pct"/>
            <w:tcBorders>
              <w:top w:val="nil"/>
              <w:left w:val="nil"/>
              <w:bottom w:val="single" w:sz="4" w:space="0" w:color="70AD47"/>
              <w:right w:val="single" w:sz="4" w:space="0" w:color="70AD47"/>
            </w:tcBorders>
            <w:shd w:val="clear" w:color="auto" w:fill="E2EFD9"/>
            <w:vAlign w:val="center"/>
          </w:tcPr>
          <w:p w14:paraId="635E571B" w14:textId="77777777" w:rsidR="009729B8" w:rsidRDefault="00296A1D">
            <w:pPr>
              <w:widowControl w:val="0"/>
              <w:tabs>
                <w:tab w:val="left" w:pos="940"/>
                <w:tab w:val="left" w:pos="1440"/>
              </w:tabs>
              <w:spacing w:after="0"/>
              <w:jc w:val="left"/>
              <w:rPr>
                <w:i/>
                <w:sz w:val="16"/>
                <w:szCs w:val="16"/>
              </w:rPr>
            </w:pPr>
            <w:r>
              <w:rPr>
                <w:i/>
                <w:sz w:val="16"/>
                <w:szCs w:val="16"/>
              </w:rPr>
              <w:t>SER</w:t>
            </w:r>
          </w:p>
        </w:tc>
        <w:tc>
          <w:tcPr>
            <w:tcW w:w="312" w:type="pct"/>
            <w:tcBorders>
              <w:top w:val="nil"/>
              <w:left w:val="nil"/>
              <w:bottom w:val="single" w:sz="4" w:space="0" w:color="70AD47"/>
              <w:right w:val="single" w:sz="4" w:space="0" w:color="70AD47"/>
            </w:tcBorders>
            <w:shd w:val="clear" w:color="auto" w:fill="E2EFD9"/>
            <w:vAlign w:val="center"/>
          </w:tcPr>
          <w:p w14:paraId="3540A0A5" w14:textId="77777777" w:rsidR="009729B8" w:rsidRDefault="00296A1D">
            <w:pPr>
              <w:widowControl w:val="0"/>
              <w:tabs>
                <w:tab w:val="left" w:pos="940"/>
                <w:tab w:val="left" w:pos="1440"/>
              </w:tabs>
              <w:spacing w:after="0"/>
              <w:jc w:val="left"/>
              <w:rPr>
                <w:i/>
                <w:sz w:val="16"/>
                <w:szCs w:val="16"/>
              </w:rPr>
            </w:pPr>
            <w:r>
              <w:rPr>
                <w:i/>
                <w:sz w:val="16"/>
                <w:szCs w:val="16"/>
              </w:rPr>
              <w:t>9.81 % Improved</w:t>
            </w:r>
          </w:p>
        </w:tc>
        <w:tc>
          <w:tcPr>
            <w:tcW w:w="399" w:type="pct"/>
            <w:tcBorders>
              <w:top w:val="nil"/>
              <w:left w:val="nil"/>
              <w:bottom w:val="single" w:sz="4" w:space="0" w:color="70AD47"/>
              <w:right w:val="single" w:sz="4" w:space="0" w:color="70AD47"/>
            </w:tcBorders>
            <w:shd w:val="clear" w:color="auto" w:fill="E2EFD9"/>
            <w:vAlign w:val="center"/>
          </w:tcPr>
          <w:p w14:paraId="0B5F9AC2" w14:textId="77777777" w:rsidR="009729B8" w:rsidRDefault="00296A1D">
            <w:pPr>
              <w:widowControl w:val="0"/>
              <w:tabs>
                <w:tab w:val="left" w:pos="940"/>
                <w:tab w:val="left" w:pos="1440"/>
              </w:tabs>
              <w:spacing w:after="0"/>
              <w:jc w:val="left"/>
              <w:rPr>
                <w:i/>
                <w:sz w:val="16"/>
                <w:szCs w:val="16"/>
              </w:rPr>
            </w:pPr>
            <w:r>
              <w:rPr>
                <w:i/>
                <w:sz w:val="16"/>
                <w:szCs w:val="16"/>
              </w:rPr>
              <w:t>Good techniques, model and architectures but weak in evaluation</w:t>
            </w:r>
          </w:p>
        </w:tc>
      </w:tr>
      <w:tr w:rsidR="009729B8" w14:paraId="02CCB273"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160D356D" w14:textId="77777777" w:rsidR="009729B8" w:rsidRDefault="00296A1D">
            <w:pPr>
              <w:widowControl w:val="0"/>
              <w:tabs>
                <w:tab w:val="left" w:pos="940"/>
                <w:tab w:val="left" w:pos="1440"/>
              </w:tabs>
              <w:spacing w:after="0"/>
              <w:jc w:val="left"/>
              <w:rPr>
                <w:b/>
                <w:i/>
                <w:sz w:val="16"/>
                <w:szCs w:val="16"/>
              </w:rPr>
            </w:pPr>
            <w:r>
              <w:rPr>
                <w:b/>
                <w:i/>
                <w:sz w:val="16"/>
                <w:szCs w:val="16"/>
              </w:rPr>
              <w:t>25</w:t>
            </w:r>
          </w:p>
        </w:tc>
        <w:tc>
          <w:tcPr>
            <w:tcW w:w="1719" w:type="pct"/>
            <w:tcBorders>
              <w:top w:val="nil"/>
              <w:left w:val="single" w:sz="4" w:space="0" w:color="70AD47"/>
              <w:bottom w:val="single" w:sz="4" w:space="0" w:color="70AD47"/>
              <w:right w:val="single" w:sz="4" w:space="0" w:color="70AD47"/>
            </w:tcBorders>
            <w:shd w:val="clear" w:color="auto" w:fill="auto"/>
            <w:vAlign w:val="center"/>
          </w:tcPr>
          <w:p w14:paraId="13C75ADC" w14:textId="77777777" w:rsidR="009729B8" w:rsidRDefault="00296A1D">
            <w:pPr>
              <w:widowControl w:val="0"/>
              <w:tabs>
                <w:tab w:val="left" w:pos="940"/>
                <w:tab w:val="left" w:pos="1440"/>
              </w:tabs>
              <w:spacing w:after="0"/>
              <w:jc w:val="left"/>
              <w:rPr>
                <w:i/>
                <w:sz w:val="16"/>
                <w:szCs w:val="16"/>
              </w:rPr>
            </w:pPr>
            <w:r>
              <w:rPr>
                <w:i/>
                <w:sz w:val="16"/>
                <w:szCs w:val="16"/>
              </w:rPr>
              <w:t>A Bimodal Approach for Speech Emotion Recognition</w:t>
            </w:r>
            <w:r>
              <w:rPr>
                <w:i/>
                <w:sz w:val="16"/>
                <w:szCs w:val="16"/>
              </w:rPr>
              <w:br/>
              <w:t>using Audio and Text</w:t>
            </w:r>
          </w:p>
        </w:tc>
        <w:tc>
          <w:tcPr>
            <w:tcW w:w="428" w:type="pct"/>
            <w:tcBorders>
              <w:top w:val="nil"/>
              <w:left w:val="nil"/>
              <w:bottom w:val="single" w:sz="4" w:space="0" w:color="70AD47"/>
              <w:right w:val="single" w:sz="4" w:space="0" w:color="70AD47"/>
            </w:tcBorders>
            <w:shd w:val="clear" w:color="auto" w:fill="auto"/>
            <w:vAlign w:val="center"/>
          </w:tcPr>
          <w:p w14:paraId="61F56F9A" w14:textId="77777777" w:rsidR="009729B8" w:rsidRDefault="00296A1D">
            <w:pPr>
              <w:widowControl w:val="0"/>
              <w:tabs>
                <w:tab w:val="left" w:pos="940"/>
                <w:tab w:val="left" w:pos="1440"/>
              </w:tabs>
              <w:spacing w:after="0"/>
              <w:jc w:val="left"/>
              <w:rPr>
                <w:i/>
                <w:sz w:val="16"/>
                <w:szCs w:val="16"/>
              </w:rPr>
            </w:pPr>
            <w:r>
              <w:rPr>
                <w:i/>
                <w:sz w:val="16"/>
                <w:szCs w:val="16"/>
              </w:rPr>
              <w:t xml:space="preserve">SVM, Word2Vec, </w:t>
            </w:r>
            <w:proofErr w:type="spellStart"/>
            <w:r>
              <w:rPr>
                <w:i/>
                <w:sz w:val="16"/>
                <w:szCs w:val="16"/>
              </w:rPr>
              <w:t>FastText</w:t>
            </w:r>
            <w:proofErr w:type="spellEnd"/>
            <w:r>
              <w:rPr>
                <w:i/>
                <w:sz w:val="16"/>
                <w:szCs w:val="16"/>
              </w:rPr>
              <w:t xml:space="preserve"> and BERT</w:t>
            </w:r>
          </w:p>
        </w:tc>
        <w:tc>
          <w:tcPr>
            <w:tcW w:w="466" w:type="pct"/>
            <w:tcBorders>
              <w:top w:val="nil"/>
              <w:left w:val="nil"/>
              <w:bottom w:val="single" w:sz="4" w:space="0" w:color="70AD47"/>
              <w:right w:val="single" w:sz="4" w:space="0" w:color="70AD47"/>
            </w:tcBorders>
            <w:shd w:val="clear" w:color="auto" w:fill="auto"/>
            <w:vAlign w:val="center"/>
          </w:tcPr>
          <w:p w14:paraId="1FC7644D" w14:textId="77777777" w:rsidR="009729B8" w:rsidRDefault="00296A1D">
            <w:pPr>
              <w:widowControl w:val="0"/>
              <w:tabs>
                <w:tab w:val="left" w:pos="940"/>
                <w:tab w:val="left" w:pos="1440"/>
              </w:tabs>
              <w:spacing w:after="0"/>
              <w:jc w:val="left"/>
              <w:rPr>
                <w:i/>
                <w:sz w:val="16"/>
                <w:szCs w:val="16"/>
              </w:rPr>
            </w:pPr>
            <w:r>
              <w:rPr>
                <w:i/>
                <w:sz w:val="16"/>
                <w:szCs w:val="16"/>
              </w:rPr>
              <w:t>RAMAS</w:t>
            </w:r>
          </w:p>
        </w:tc>
        <w:tc>
          <w:tcPr>
            <w:tcW w:w="265" w:type="pct"/>
            <w:tcBorders>
              <w:top w:val="nil"/>
              <w:left w:val="nil"/>
              <w:bottom w:val="single" w:sz="4" w:space="0" w:color="70AD47"/>
              <w:right w:val="single" w:sz="4" w:space="0" w:color="70AD47"/>
            </w:tcBorders>
            <w:shd w:val="clear" w:color="auto" w:fill="auto"/>
            <w:vAlign w:val="center"/>
          </w:tcPr>
          <w:p w14:paraId="3F5FB364" w14:textId="77777777" w:rsidR="009729B8" w:rsidRDefault="00296A1D">
            <w:pPr>
              <w:widowControl w:val="0"/>
              <w:tabs>
                <w:tab w:val="left" w:pos="940"/>
                <w:tab w:val="left" w:pos="1440"/>
              </w:tabs>
              <w:spacing w:after="0"/>
              <w:jc w:val="left"/>
              <w:rPr>
                <w:i/>
                <w:sz w:val="16"/>
                <w:szCs w:val="16"/>
              </w:rPr>
            </w:pPr>
            <w:r>
              <w:rPr>
                <w:i/>
                <w:sz w:val="16"/>
                <w:szCs w:val="16"/>
              </w:rPr>
              <w:t>7</w:t>
            </w:r>
          </w:p>
        </w:tc>
        <w:tc>
          <w:tcPr>
            <w:tcW w:w="451" w:type="pct"/>
            <w:tcBorders>
              <w:top w:val="nil"/>
              <w:left w:val="nil"/>
              <w:bottom w:val="single" w:sz="4" w:space="0" w:color="70AD47"/>
              <w:right w:val="single" w:sz="4" w:space="0" w:color="70AD47"/>
            </w:tcBorders>
            <w:shd w:val="clear" w:color="auto" w:fill="auto"/>
            <w:vAlign w:val="center"/>
          </w:tcPr>
          <w:p w14:paraId="5571DFDD" w14:textId="77777777" w:rsidR="009729B8" w:rsidRDefault="00296A1D">
            <w:pPr>
              <w:widowControl w:val="0"/>
              <w:tabs>
                <w:tab w:val="left" w:pos="940"/>
                <w:tab w:val="left" w:pos="1440"/>
              </w:tabs>
              <w:spacing w:after="0"/>
              <w:jc w:val="left"/>
              <w:rPr>
                <w:i/>
                <w:sz w:val="16"/>
                <w:szCs w:val="16"/>
              </w:rPr>
            </w:pPr>
            <w:r>
              <w:rPr>
                <w:i/>
                <w:sz w:val="16"/>
                <w:szCs w:val="16"/>
              </w:rPr>
              <w:t>NLP</w:t>
            </w:r>
          </w:p>
        </w:tc>
        <w:tc>
          <w:tcPr>
            <w:tcW w:w="389" w:type="pct"/>
            <w:tcBorders>
              <w:top w:val="nil"/>
              <w:left w:val="nil"/>
              <w:bottom w:val="single" w:sz="4" w:space="0" w:color="70AD47"/>
              <w:right w:val="single" w:sz="4" w:space="0" w:color="70AD47"/>
            </w:tcBorders>
            <w:shd w:val="clear" w:color="auto" w:fill="auto"/>
            <w:vAlign w:val="center"/>
          </w:tcPr>
          <w:p w14:paraId="0CA607A4" w14:textId="77777777" w:rsidR="009729B8" w:rsidRDefault="00296A1D">
            <w:pPr>
              <w:widowControl w:val="0"/>
              <w:tabs>
                <w:tab w:val="left" w:pos="940"/>
                <w:tab w:val="left" w:pos="1440"/>
              </w:tabs>
              <w:spacing w:after="0"/>
              <w:jc w:val="left"/>
              <w:rPr>
                <w:i/>
                <w:sz w:val="16"/>
                <w:szCs w:val="16"/>
              </w:rPr>
            </w:pPr>
            <w:r>
              <w:rPr>
                <w:i/>
                <w:sz w:val="16"/>
                <w:szCs w:val="16"/>
              </w:rPr>
              <w:t>Bimodal fusion</w:t>
            </w:r>
          </w:p>
        </w:tc>
        <w:tc>
          <w:tcPr>
            <w:tcW w:w="389" w:type="pct"/>
            <w:tcBorders>
              <w:top w:val="nil"/>
              <w:left w:val="nil"/>
              <w:bottom w:val="single" w:sz="4" w:space="0" w:color="70AD47"/>
              <w:right w:val="single" w:sz="4" w:space="0" w:color="70AD47"/>
            </w:tcBorders>
            <w:shd w:val="clear" w:color="auto" w:fill="auto"/>
            <w:vAlign w:val="center"/>
          </w:tcPr>
          <w:p w14:paraId="587FD6B3" w14:textId="77777777" w:rsidR="009729B8" w:rsidRDefault="00296A1D">
            <w:pPr>
              <w:widowControl w:val="0"/>
              <w:tabs>
                <w:tab w:val="left" w:pos="940"/>
                <w:tab w:val="left" w:pos="1440"/>
              </w:tabs>
              <w:spacing w:after="0"/>
              <w:jc w:val="left"/>
              <w:rPr>
                <w:i/>
                <w:sz w:val="16"/>
                <w:szCs w:val="16"/>
              </w:rPr>
            </w:pPr>
            <w:r>
              <w:rPr>
                <w:i/>
                <w:sz w:val="16"/>
                <w:szCs w:val="16"/>
              </w:rPr>
              <w:t>LR, RF, NB</w:t>
            </w:r>
          </w:p>
        </w:tc>
        <w:tc>
          <w:tcPr>
            <w:tcW w:w="312" w:type="pct"/>
            <w:tcBorders>
              <w:top w:val="nil"/>
              <w:left w:val="nil"/>
              <w:bottom w:val="single" w:sz="4" w:space="0" w:color="70AD47"/>
              <w:right w:val="single" w:sz="4" w:space="0" w:color="70AD47"/>
            </w:tcBorders>
            <w:shd w:val="clear" w:color="auto" w:fill="auto"/>
            <w:vAlign w:val="center"/>
          </w:tcPr>
          <w:p w14:paraId="3B5C6CBD" w14:textId="77777777" w:rsidR="009729B8" w:rsidRDefault="00296A1D">
            <w:pPr>
              <w:widowControl w:val="0"/>
              <w:tabs>
                <w:tab w:val="left" w:pos="940"/>
                <w:tab w:val="left" w:pos="1440"/>
              </w:tabs>
              <w:spacing w:after="0"/>
              <w:jc w:val="left"/>
              <w:rPr>
                <w:i/>
                <w:sz w:val="16"/>
                <w:szCs w:val="16"/>
              </w:rPr>
            </w:pPr>
            <w:r>
              <w:rPr>
                <w:i/>
                <w:sz w:val="16"/>
                <w:szCs w:val="16"/>
              </w:rPr>
              <w:t>60% Accuracy</w:t>
            </w:r>
          </w:p>
        </w:tc>
        <w:tc>
          <w:tcPr>
            <w:tcW w:w="399" w:type="pct"/>
            <w:tcBorders>
              <w:top w:val="nil"/>
              <w:left w:val="nil"/>
              <w:bottom w:val="single" w:sz="4" w:space="0" w:color="70AD47"/>
              <w:right w:val="single" w:sz="4" w:space="0" w:color="70AD47"/>
            </w:tcBorders>
            <w:shd w:val="clear" w:color="auto" w:fill="auto"/>
            <w:vAlign w:val="center"/>
          </w:tcPr>
          <w:p w14:paraId="63C47516" w14:textId="77777777" w:rsidR="009729B8" w:rsidRDefault="00296A1D">
            <w:pPr>
              <w:widowControl w:val="0"/>
              <w:tabs>
                <w:tab w:val="left" w:pos="940"/>
                <w:tab w:val="left" w:pos="1440"/>
              </w:tabs>
              <w:spacing w:after="0"/>
              <w:jc w:val="left"/>
              <w:rPr>
                <w:i/>
                <w:sz w:val="16"/>
                <w:szCs w:val="16"/>
              </w:rPr>
            </w:pPr>
            <w:r>
              <w:rPr>
                <w:i/>
                <w:sz w:val="16"/>
                <w:szCs w:val="16"/>
              </w:rPr>
              <w:t>Good models and techniques but bad architectures and classifier</w:t>
            </w:r>
          </w:p>
        </w:tc>
      </w:tr>
      <w:tr w:rsidR="009729B8" w14:paraId="354D1CD1"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01E69702" w14:textId="77777777" w:rsidR="009729B8" w:rsidRDefault="00296A1D">
            <w:pPr>
              <w:widowControl w:val="0"/>
              <w:tabs>
                <w:tab w:val="left" w:pos="940"/>
                <w:tab w:val="left" w:pos="1440"/>
              </w:tabs>
              <w:spacing w:after="0"/>
              <w:jc w:val="left"/>
              <w:rPr>
                <w:b/>
                <w:i/>
                <w:sz w:val="16"/>
                <w:szCs w:val="16"/>
              </w:rPr>
            </w:pPr>
            <w:r>
              <w:rPr>
                <w:b/>
                <w:i/>
                <w:sz w:val="16"/>
                <w:szCs w:val="16"/>
              </w:rPr>
              <w:t>26</w:t>
            </w:r>
          </w:p>
        </w:tc>
        <w:tc>
          <w:tcPr>
            <w:tcW w:w="1719" w:type="pct"/>
            <w:tcBorders>
              <w:top w:val="nil"/>
              <w:left w:val="single" w:sz="4" w:space="0" w:color="70AD47"/>
              <w:bottom w:val="single" w:sz="4" w:space="0" w:color="70AD47"/>
              <w:right w:val="single" w:sz="4" w:space="0" w:color="70AD47"/>
            </w:tcBorders>
            <w:shd w:val="clear" w:color="auto" w:fill="E2EFD9"/>
            <w:vAlign w:val="center"/>
          </w:tcPr>
          <w:p w14:paraId="063BE82C" w14:textId="77777777" w:rsidR="009729B8" w:rsidRDefault="00296A1D">
            <w:pPr>
              <w:widowControl w:val="0"/>
              <w:tabs>
                <w:tab w:val="left" w:pos="940"/>
                <w:tab w:val="left" w:pos="1440"/>
              </w:tabs>
              <w:spacing w:after="0"/>
              <w:jc w:val="left"/>
              <w:rPr>
                <w:i/>
                <w:sz w:val="16"/>
                <w:szCs w:val="16"/>
              </w:rPr>
            </w:pPr>
            <w:r>
              <w:rPr>
                <w:i/>
                <w:sz w:val="16"/>
                <w:szCs w:val="16"/>
              </w:rPr>
              <w:t>MULTI-MODAL EMOTION RECOGNITION ON IEMOCAP WITH NEURAL NETWORKS</w:t>
            </w:r>
          </w:p>
        </w:tc>
        <w:tc>
          <w:tcPr>
            <w:tcW w:w="428" w:type="pct"/>
            <w:tcBorders>
              <w:top w:val="nil"/>
              <w:left w:val="nil"/>
              <w:bottom w:val="single" w:sz="4" w:space="0" w:color="70AD47"/>
              <w:right w:val="single" w:sz="4" w:space="0" w:color="70AD47"/>
            </w:tcBorders>
            <w:shd w:val="clear" w:color="auto" w:fill="E2EFD9"/>
            <w:vAlign w:val="center"/>
          </w:tcPr>
          <w:p w14:paraId="43468C30" w14:textId="77777777" w:rsidR="009729B8" w:rsidRDefault="00296A1D">
            <w:pPr>
              <w:widowControl w:val="0"/>
              <w:tabs>
                <w:tab w:val="left" w:pos="940"/>
                <w:tab w:val="left" w:pos="1440"/>
              </w:tabs>
              <w:spacing w:after="0"/>
              <w:jc w:val="left"/>
              <w:rPr>
                <w:i/>
                <w:sz w:val="16"/>
                <w:szCs w:val="16"/>
              </w:rPr>
            </w:pPr>
            <w:r>
              <w:rPr>
                <w:i/>
                <w:sz w:val="16"/>
                <w:szCs w:val="16"/>
              </w:rPr>
              <w:t>LSTM</w:t>
            </w:r>
          </w:p>
        </w:tc>
        <w:tc>
          <w:tcPr>
            <w:tcW w:w="466" w:type="pct"/>
            <w:tcBorders>
              <w:top w:val="nil"/>
              <w:left w:val="nil"/>
              <w:bottom w:val="single" w:sz="4" w:space="0" w:color="70AD47"/>
              <w:right w:val="single" w:sz="4" w:space="0" w:color="70AD47"/>
            </w:tcBorders>
            <w:shd w:val="clear" w:color="auto" w:fill="E2EFD9"/>
            <w:vAlign w:val="center"/>
          </w:tcPr>
          <w:p w14:paraId="047CE618" w14:textId="77777777" w:rsidR="009729B8" w:rsidRDefault="00296A1D">
            <w:pPr>
              <w:widowControl w:val="0"/>
              <w:tabs>
                <w:tab w:val="left" w:pos="940"/>
                <w:tab w:val="left" w:pos="1440"/>
              </w:tabs>
              <w:spacing w:after="0"/>
              <w:jc w:val="left"/>
              <w:rPr>
                <w:i/>
                <w:sz w:val="16"/>
                <w:szCs w:val="16"/>
              </w:rPr>
            </w:pPr>
            <w:r>
              <w:rPr>
                <w:i/>
                <w:sz w:val="16"/>
                <w:szCs w:val="16"/>
              </w:rPr>
              <w:t>IEMOCAP</w:t>
            </w:r>
          </w:p>
        </w:tc>
        <w:tc>
          <w:tcPr>
            <w:tcW w:w="265" w:type="pct"/>
            <w:tcBorders>
              <w:top w:val="nil"/>
              <w:left w:val="nil"/>
              <w:bottom w:val="single" w:sz="4" w:space="0" w:color="70AD47"/>
              <w:right w:val="single" w:sz="4" w:space="0" w:color="70AD47"/>
            </w:tcBorders>
            <w:shd w:val="clear" w:color="auto" w:fill="E2EFD9"/>
            <w:vAlign w:val="center"/>
          </w:tcPr>
          <w:p w14:paraId="4693EC7A" w14:textId="77777777" w:rsidR="009729B8" w:rsidRDefault="00296A1D">
            <w:pPr>
              <w:widowControl w:val="0"/>
              <w:tabs>
                <w:tab w:val="left" w:pos="940"/>
                <w:tab w:val="left" w:pos="1440"/>
              </w:tabs>
              <w:spacing w:after="0"/>
              <w:jc w:val="left"/>
              <w:rPr>
                <w:i/>
                <w:sz w:val="16"/>
                <w:szCs w:val="16"/>
              </w:rPr>
            </w:pPr>
            <w:r>
              <w:rPr>
                <w:i/>
                <w:sz w:val="16"/>
                <w:szCs w:val="16"/>
              </w:rPr>
              <w:t>10</w:t>
            </w:r>
          </w:p>
        </w:tc>
        <w:tc>
          <w:tcPr>
            <w:tcW w:w="451" w:type="pct"/>
            <w:tcBorders>
              <w:top w:val="nil"/>
              <w:left w:val="nil"/>
              <w:bottom w:val="single" w:sz="4" w:space="0" w:color="70AD47"/>
              <w:right w:val="single" w:sz="4" w:space="0" w:color="70AD47"/>
            </w:tcBorders>
            <w:shd w:val="clear" w:color="auto" w:fill="E2EFD9"/>
            <w:vAlign w:val="center"/>
          </w:tcPr>
          <w:p w14:paraId="33E3E248" w14:textId="77777777" w:rsidR="009729B8" w:rsidRDefault="00296A1D">
            <w:pPr>
              <w:widowControl w:val="0"/>
              <w:tabs>
                <w:tab w:val="left" w:pos="940"/>
                <w:tab w:val="left" w:pos="1440"/>
              </w:tabs>
              <w:spacing w:after="0"/>
              <w:jc w:val="left"/>
              <w:rPr>
                <w:i/>
                <w:sz w:val="16"/>
                <w:szCs w:val="16"/>
              </w:rPr>
            </w:pPr>
            <w:r>
              <w:rPr>
                <w:i/>
                <w:sz w:val="16"/>
                <w:szCs w:val="16"/>
              </w:rPr>
              <w:t>MFCC</w:t>
            </w:r>
          </w:p>
        </w:tc>
        <w:tc>
          <w:tcPr>
            <w:tcW w:w="389" w:type="pct"/>
            <w:tcBorders>
              <w:top w:val="nil"/>
              <w:left w:val="nil"/>
              <w:bottom w:val="single" w:sz="4" w:space="0" w:color="70AD47"/>
              <w:right w:val="single" w:sz="4" w:space="0" w:color="70AD47"/>
            </w:tcBorders>
            <w:shd w:val="clear" w:color="auto" w:fill="E2EFD9"/>
            <w:vAlign w:val="center"/>
          </w:tcPr>
          <w:p w14:paraId="486CB574" w14:textId="77777777" w:rsidR="009729B8" w:rsidRDefault="00296A1D">
            <w:pPr>
              <w:widowControl w:val="0"/>
              <w:tabs>
                <w:tab w:val="left" w:pos="940"/>
                <w:tab w:val="left" w:pos="1440"/>
              </w:tabs>
              <w:spacing w:after="0"/>
              <w:jc w:val="left"/>
              <w:rPr>
                <w:i/>
                <w:sz w:val="16"/>
                <w:szCs w:val="16"/>
              </w:rPr>
            </w:pPr>
            <w:r>
              <w:rPr>
                <w:i/>
                <w:sz w:val="16"/>
                <w:szCs w:val="16"/>
              </w:rPr>
              <w:t>Mocap Model1</w:t>
            </w:r>
          </w:p>
        </w:tc>
        <w:tc>
          <w:tcPr>
            <w:tcW w:w="389" w:type="pct"/>
            <w:tcBorders>
              <w:top w:val="nil"/>
              <w:left w:val="nil"/>
              <w:bottom w:val="single" w:sz="4" w:space="0" w:color="70AD47"/>
              <w:right w:val="single" w:sz="4" w:space="0" w:color="70AD47"/>
            </w:tcBorders>
            <w:shd w:val="clear" w:color="auto" w:fill="E2EFD9"/>
            <w:vAlign w:val="center"/>
          </w:tcPr>
          <w:p w14:paraId="0D7A000E" w14:textId="77777777" w:rsidR="009729B8" w:rsidRDefault="00296A1D">
            <w:pPr>
              <w:widowControl w:val="0"/>
              <w:tabs>
                <w:tab w:val="left" w:pos="940"/>
                <w:tab w:val="left" w:pos="1440"/>
              </w:tabs>
              <w:spacing w:after="0"/>
              <w:jc w:val="left"/>
              <w:rPr>
                <w:i/>
                <w:sz w:val="16"/>
                <w:szCs w:val="16"/>
              </w:rPr>
            </w:pPr>
            <w:r>
              <w:rPr>
                <w:i/>
                <w:sz w:val="16"/>
                <w:szCs w:val="16"/>
              </w:rPr>
              <w:t>MLP, LSTM</w:t>
            </w:r>
          </w:p>
        </w:tc>
        <w:tc>
          <w:tcPr>
            <w:tcW w:w="312" w:type="pct"/>
            <w:tcBorders>
              <w:top w:val="nil"/>
              <w:left w:val="nil"/>
              <w:bottom w:val="single" w:sz="4" w:space="0" w:color="70AD47"/>
              <w:right w:val="single" w:sz="4" w:space="0" w:color="70AD47"/>
            </w:tcBorders>
            <w:shd w:val="clear" w:color="auto" w:fill="E2EFD9"/>
            <w:vAlign w:val="center"/>
          </w:tcPr>
          <w:p w14:paraId="1C60D58E" w14:textId="77777777" w:rsidR="009729B8" w:rsidRDefault="00296A1D">
            <w:pPr>
              <w:widowControl w:val="0"/>
              <w:tabs>
                <w:tab w:val="left" w:pos="940"/>
                <w:tab w:val="left" w:pos="1440"/>
              </w:tabs>
              <w:spacing w:after="0"/>
              <w:jc w:val="left"/>
              <w:rPr>
                <w:i/>
                <w:sz w:val="16"/>
                <w:szCs w:val="16"/>
              </w:rPr>
            </w:pPr>
            <w:r>
              <w:rPr>
                <w:i/>
                <w:sz w:val="16"/>
                <w:szCs w:val="16"/>
              </w:rPr>
              <w:t>50 % Accuracy</w:t>
            </w:r>
          </w:p>
        </w:tc>
        <w:tc>
          <w:tcPr>
            <w:tcW w:w="399" w:type="pct"/>
            <w:tcBorders>
              <w:top w:val="nil"/>
              <w:left w:val="nil"/>
              <w:bottom w:val="single" w:sz="4" w:space="0" w:color="70AD47"/>
              <w:right w:val="single" w:sz="4" w:space="0" w:color="70AD47"/>
            </w:tcBorders>
            <w:shd w:val="clear" w:color="auto" w:fill="E2EFD9"/>
            <w:vAlign w:val="center"/>
          </w:tcPr>
          <w:p w14:paraId="49ED7277" w14:textId="77777777" w:rsidR="009729B8" w:rsidRDefault="00296A1D">
            <w:pPr>
              <w:widowControl w:val="0"/>
              <w:tabs>
                <w:tab w:val="left" w:pos="940"/>
                <w:tab w:val="left" w:pos="1440"/>
              </w:tabs>
              <w:spacing w:after="0"/>
              <w:jc w:val="left"/>
              <w:rPr>
                <w:i/>
                <w:sz w:val="16"/>
                <w:szCs w:val="16"/>
              </w:rPr>
            </w:pPr>
            <w:r>
              <w:rPr>
                <w:i/>
                <w:sz w:val="16"/>
                <w:szCs w:val="16"/>
              </w:rPr>
              <w:t>Pre trained good models combined but least accuracy</w:t>
            </w:r>
          </w:p>
        </w:tc>
      </w:tr>
      <w:tr w:rsidR="009729B8" w14:paraId="5F4DAB38"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6A5752BE" w14:textId="77777777" w:rsidR="009729B8" w:rsidRDefault="00296A1D">
            <w:pPr>
              <w:widowControl w:val="0"/>
              <w:tabs>
                <w:tab w:val="left" w:pos="940"/>
                <w:tab w:val="left" w:pos="1440"/>
              </w:tabs>
              <w:spacing w:after="0"/>
              <w:jc w:val="left"/>
              <w:rPr>
                <w:b/>
                <w:i/>
                <w:sz w:val="16"/>
                <w:szCs w:val="16"/>
              </w:rPr>
            </w:pPr>
            <w:r>
              <w:rPr>
                <w:b/>
                <w:i/>
                <w:sz w:val="16"/>
                <w:szCs w:val="16"/>
              </w:rPr>
              <w:t>27</w:t>
            </w:r>
          </w:p>
        </w:tc>
        <w:tc>
          <w:tcPr>
            <w:tcW w:w="1719" w:type="pct"/>
            <w:tcBorders>
              <w:top w:val="nil"/>
              <w:left w:val="single" w:sz="4" w:space="0" w:color="70AD47"/>
              <w:bottom w:val="single" w:sz="4" w:space="0" w:color="70AD47"/>
              <w:right w:val="single" w:sz="4" w:space="0" w:color="70AD47"/>
            </w:tcBorders>
            <w:shd w:val="clear" w:color="auto" w:fill="auto"/>
            <w:vAlign w:val="center"/>
          </w:tcPr>
          <w:p w14:paraId="330E348A" w14:textId="77777777" w:rsidR="009729B8" w:rsidRDefault="00296A1D">
            <w:pPr>
              <w:widowControl w:val="0"/>
              <w:tabs>
                <w:tab w:val="left" w:pos="940"/>
                <w:tab w:val="left" w:pos="1440"/>
              </w:tabs>
              <w:spacing w:after="0"/>
              <w:jc w:val="left"/>
              <w:rPr>
                <w:i/>
                <w:sz w:val="16"/>
                <w:szCs w:val="16"/>
              </w:rPr>
            </w:pPr>
            <w:r>
              <w:rPr>
                <w:i/>
                <w:sz w:val="16"/>
                <w:szCs w:val="16"/>
              </w:rPr>
              <w:t>Towards improving e-commerce customer review analysis for sentiment detection</w:t>
            </w:r>
          </w:p>
        </w:tc>
        <w:tc>
          <w:tcPr>
            <w:tcW w:w="428" w:type="pct"/>
            <w:tcBorders>
              <w:top w:val="nil"/>
              <w:left w:val="nil"/>
              <w:bottom w:val="single" w:sz="4" w:space="0" w:color="70AD47"/>
              <w:right w:val="single" w:sz="4" w:space="0" w:color="70AD47"/>
            </w:tcBorders>
            <w:shd w:val="clear" w:color="auto" w:fill="auto"/>
            <w:vAlign w:val="center"/>
          </w:tcPr>
          <w:p w14:paraId="43027317" w14:textId="77777777" w:rsidR="009729B8" w:rsidRDefault="00296A1D">
            <w:pPr>
              <w:widowControl w:val="0"/>
              <w:tabs>
                <w:tab w:val="left" w:pos="940"/>
                <w:tab w:val="left" w:pos="1440"/>
              </w:tabs>
              <w:spacing w:after="0"/>
              <w:jc w:val="left"/>
              <w:rPr>
                <w:i/>
                <w:sz w:val="16"/>
                <w:szCs w:val="16"/>
              </w:rPr>
            </w:pPr>
            <w:r>
              <w:rPr>
                <w:i/>
                <w:sz w:val="16"/>
                <w:szCs w:val="16"/>
              </w:rPr>
              <w:t>NLP</w:t>
            </w:r>
          </w:p>
        </w:tc>
        <w:tc>
          <w:tcPr>
            <w:tcW w:w="466" w:type="pct"/>
            <w:tcBorders>
              <w:top w:val="nil"/>
              <w:left w:val="nil"/>
              <w:bottom w:val="single" w:sz="4" w:space="0" w:color="70AD47"/>
              <w:right w:val="single" w:sz="4" w:space="0" w:color="70AD47"/>
            </w:tcBorders>
            <w:shd w:val="clear" w:color="auto" w:fill="auto"/>
            <w:vAlign w:val="center"/>
          </w:tcPr>
          <w:p w14:paraId="500614D8" w14:textId="77777777" w:rsidR="009729B8" w:rsidRDefault="00296A1D">
            <w:pPr>
              <w:widowControl w:val="0"/>
              <w:tabs>
                <w:tab w:val="left" w:pos="940"/>
                <w:tab w:val="left" w:pos="1440"/>
              </w:tabs>
              <w:spacing w:after="0"/>
              <w:jc w:val="left"/>
              <w:rPr>
                <w:i/>
                <w:sz w:val="16"/>
                <w:szCs w:val="16"/>
              </w:rPr>
            </w:pPr>
            <w:r>
              <w:rPr>
                <w:i/>
                <w:sz w:val="16"/>
                <w:szCs w:val="16"/>
              </w:rPr>
              <w:t>SQUAD</w:t>
            </w:r>
          </w:p>
        </w:tc>
        <w:tc>
          <w:tcPr>
            <w:tcW w:w="265" w:type="pct"/>
            <w:tcBorders>
              <w:top w:val="nil"/>
              <w:left w:val="nil"/>
              <w:bottom w:val="single" w:sz="4" w:space="0" w:color="70AD47"/>
              <w:right w:val="single" w:sz="4" w:space="0" w:color="70AD47"/>
            </w:tcBorders>
            <w:shd w:val="clear" w:color="auto" w:fill="auto"/>
            <w:vAlign w:val="center"/>
          </w:tcPr>
          <w:p w14:paraId="145A73FE"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auto"/>
            <w:vAlign w:val="center"/>
          </w:tcPr>
          <w:p w14:paraId="6D20A2B9" w14:textId="77777777" w:rsidR="009729B8" w:rsidRDefault="00296A1D">
            <w:pPr>
              <w:widowControl w:val="0"/>
              <w:tabs>
                <w:tab w:val="left" w:pos="940"/>
                <w:tab w:val="left" w:pos="1440"/>
              </w:tabs>
              <w:spacing w:after="0"/>
              <w:jc w:val="left"/>
              <w:rPr>
                <w:i/>
                <w:sz w:val="16"/>
                <w:szCs w:val="16"/>
              </w:rPr>
            </w:pPr>
            <w:r>
              <w:rPr>
                <w:i/>
                <w:sz w:val="16"/>
                <w:szCs w:val="16"/>
              </w:rPr>
              <w:t>NLTK, BLSTM</w:t>
            </w:r>
          </w:p>
        </w:tc>
        <w:tc>
          <w:tcPr>
            <w:tcW w:w="389" w:type="pct"/>
            <w:tcBorders>
              <w:top w:val="nil"/>
              <w:left w:val="nil"/>
              <w:bottom w:val="single" w:sz="4" w:space="0" w:color="70AD47"/>
              <w:right w:val="single" w:sz="4" w:space="0" w:color="70AD47"/>
            </w:tcBorders>
            <w:shd w:val="clear" w:color="auto" w:fill="auto"/>
            <w:vAlign w:val="center"/>
          </w:tcPr>
          <w:p w14:paraId="180F900A" w14:textId="77777777" w:rsidR="009729B8" w:rsidRDefault="00296A1D">
            <w:pPr>
              <w:widowControl w:val="0"/>
              <w:tabs>
                <w:tab w:val="left" w:pos="940"/>
                <w:tab w:val="left" w:pos="1440"/>
              </w:tabs>
              <w:spacing w:after="0"/>
              <w:jc w:val="left"/>
              <w:rPr>
                <w:i/>
                <w:sz w:val="16"/>
                <w:szCs w:val="16"/>
              </w:rPr>
            </w:pPr>
            <w:r>
              <w:rPr>
                <w:i/>
                <w:sz w:val="16"/>
                <w:szCs w:val="16"/>
              </w:rPr>
              <w:t>CNN based NMT</w:t>
            </w:r>
          </w:p>
        </w:tc>
        <w:tc>
          <w:tcPr>
            <w:tcW w:w="389" w:type="pct"/>
            <w:tcBorders>
              <w:top w:val="nil"/>
              <w:left w:val="nil"/>
              <w:bottom w:val="single" w:sz="4" w:space="0" w:color="70AD47"/>
              <w:right w:val="single" w:sz="4" w:space="0" w:color="70AD47"/>
            </w:tcBorders>
            <w:shd w:val="clear" w:color="auto" w:fill="auto"/>
            <w:vAlign w:val="center"/>
          </w:tcPr>
          <w:p w14:paraId="28159ACA" w14:textId="77777777" w:rsidR="009729B8" w:rsidRDefault="00296A1D">
            <w:pPr>
              <w:widowControl w:val="0"/>
              <w:tabs>
                <w:tab w:val="left" w:pos="940"/>
                <w:tab w:val="left" w:pos="1440"/>
              </w:tabs>
              <w:spacing w:after="0"/>
              <w:jc w:val="left"/>
              <w:rPr>
                <w:i/>
                <w:sz w:val="16"/>
                <w:szCs w:val="16"/>
              </w:rPr>
            </w:pPr>
            <w:r>
              <w:rPr>
                <w:i/>
                <w:sz w:val="16"/>
                <w:szCs w:val="16"/>
              </w:rPr>
              <w:t xml:space="preserve">BERT, GLOVE, </w:t>
            </w:r>
            <w:proofErr w:type="spellStart"/>
            <w:r>
              <w:rPr>
                <w:i/>
                <w:sz w:val="16"/>
                <w:szCs w:val="16"/>
              </w:rPr>
              <w:t>ELMo</w:t>
            </w:r>
            <w:proofErr w:type="spellEnd"/>
          </w:p>
        </w:tc>
        <w:tc>
          <w:tcPr>
            <w:tcW w:w="312" w:type="pct"/>
            <w:tcBorders>
              <w:top w:val="nil"/>
              <w:left w:val="nil"/>
              <w:bottom w:val="single" w:sz="4" w:space="0" w:color="70AD47"/>
              <w:right w:val="single" w:sz="4" w:space="0" w:color="70AD47"/>
            </w:tcBorders>
            <w:shd w:val="clear" w:color="auto" w:fill="auto"/>
            <w:vAlign w:val="center"/>
          </w:tcPr>
          <w:p w14:paraId="5FDFF1FA" w14:textId="77777777" w:rsidR="009729B8" w:rsidRDefault="00296A1D">
            <w:pPr>
              <w:widowControl w:val="0"/>
              <w:tabs>
                <w:tab w:val="left" w:pos="940"/>
                <w:tab w:val="left" w:pos="1440"/>
              </w:tabs>
              <w:spacing w:after="0"/>
              <w:jc w:val="left"/>
              <w:rPr>
                <w:i/>
                <w:sz w:val="16"/>
                <w:szCs w:val="16"/>
              </w:rPr>
            </w:pPr>
            <w:r>
              <w:rPr>
                <w:i/>
                <w:sz w:val="16"/>
                <w:szCs w:val="16"/>
              </w:rPr>
              <w:t>79.83 % Accuracy</w:t>
            </w:r>
          </w:p>
        </w:tc>
        <w:tc>
          <w:tcPr>
            <w:tcW w:w="399" w:type="pct"/>
            <w:tcBorders>
              <w:top w:val="nil"/>
              <w:left w:val="nil"/>
              <w:bottom w:val="single" w:sz="4" w:space="0" w:color="70AD47"/>
              <w:right w:val="single" w:sz="4" w:space="0" w:color="70AD47"/>
            </w:tcBorders>
            <w:shd w:val="clear" w:color="auto" w:fill="auto"/>
            <w:vAlign w:val="center"/>
          </w:tcPr>
          <w:p w14:paraId="2D52DF4F" w14:textId="77777777" w:rsidR="009729B8" w:rsidRDefault="00296A1D">
            <w:pPr>
              <w:widowControl w:val="0"/>
              <w:tabs>
                <w:tab w:val="left" w:pos="940"/>
                <w:tab w:val="left" w:pos="1440"/>
              </w:tabs>
              <w:spacing w:after="0"/>
              <w:jc w:val="left"/>
              <w:rPr>
                <w:i/>
                <w:sz w:val="16"/>
                <w:szCs w:val="16"/>
              </w:rPr>
            </w:pPr>
            <w:r>
              <w:rPr>
                <w:i/>
                <w:sz w:val="16"/>
                <w:szCs w:val="16"/>
              </w:rPr>
              <w:t>Good processing, architectures but limited scope</w:t>
            </w:r>
          </w:p>
        </w:tc>
      </w:tr>
      <w:tr w:rsidR="009729B8" w14:paraId="79FA8F26"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41AE7529" w14:textId="77777777" w:rsidR="009729B8" w:rsidRDefault="00296A1D">
            <w:pPr>
              <w:widowControl w:val="0"/>
              <w:tabs>
                <w:tab w:val="left" w:pos="940"/>
                <w:tab w:val="left" w:pos="1440"/>
              </w:tabs>
              <w:spacing w:after="0"/>
              <w:jc w:val="left"/>
              <w:rPr>
                <w:b/>
                <w:i/>
                <w:sz w:val="16"/>
                <w:szCs w:val="16"/>
              </w:rPr>
            </w:pPr>
            <w:r>
              <w:rPr>
                <w:b/>
                <w:i/>
                <w:sz w:val="16"/>
                <w:szCs w:val="16"/>
              </w:rPr>
              <w:t>28</w:t>
            </w:r>
          </w:p>
        </w:tc>
        <w:tc>
          <w:tcPr>
            <w:tcW w:w="1719" w:type="pct"/>
            <w:tcBorders>
              <w:top w:val="nil"/>
              <w:left w:val="single" w:sz="4" w:space="0" w:color="70AD47"/>
              <w:bottom w:val="single" w:sz="4" w:space="0" w:color="70AD47"/>
              <w:right w:val="single" w:sz="4" w:space="0" w:color="70AD47"/>
            </w:tcBorders>
            <w:shd w:val="clear" w:color="auto" w:fill="E2EFD9"/>
            <w:vAlign w:val="center"/>
          </w:tcPr>
          <w:p w14:paraId="5CD17C5C" w14:textId="77777777" w:rsidR="009729B8" w:rsidRDefault="00296A1D">
            <w:pPr>
              <w:widowControl w:val="0"/>
              <w:tabs>
                <w:tab w:val="left" w:pos="940"/>
                <w:tab w:val="left" w:pos="1440"/>
              </w:tabs>
              <w:spacing w:after="0"/>
              <w:jc w:val="left"/>
              <w:rPr>
                <w:i/>
                <w:sz w:val="16"/>
                <w:szCs w:val="16"/>
              </w:rPr>
            </w:pPr>
            <w:r>
              <w:rPr>
                <w:i/>
                <w:sz w:val="16"/>
                <w:szCs w:val="16"/>
              </w:rPr>
              <w:t xml:space="preserve">Multimodal Embeddings From Language </w:t>
            </w:r>
            <w:r>
              <w:rPr>
                <w:i/>
                <w:sz w:val="16"/>
                <w:szCs w:val="16"/>
              </w:rPr>
              <w:lastRenderedPageBreak/>
              <w:t>Models for</w:t>
            </w:r>
            <w:r>
              <w:rPr>
                <w:i/>
                <w:sz w:val="16"/>
                <w:szCs w:val="16"/>
              </w:rPr>
              <w:br/>
              <w:t>Emotion Recognition in the Wild</w:t>
            </w:r>
          </w:p>
        </w:tc>
        <w:tc>
          <w:tcPr>
            <w:tcW w:w="428" w:type="pct"/>
            <w:tcBorders>
              <w:top w:val="nil"/>
              <w:left w:val="nil"/>
              <w:bottom w:val="single" w:sz="4" w:space="0" w:color="70AD47"/>
              <w:right w:val="single" w:sz="4" w:space="0" w:color="70AD47"/>
            </w:tcBorders>
            <w:shd w:val="clear" w:color="auto" w:fill="E2EFD9"/>
            <w:vAlign w:val="center"/>
          </w:tcPr>
          <w:p w14:paraId="6B9CC6C9" w14:textId="77777777" w:rsidR="009729B8" w:rsidRDefault="00296A1D">
            <w:pPr>
              <w:widowControl w:val="0"/>
              <w:tabs>
                <w:tab w:val="left" w:pos="940"/>
                <w:tab w:val="left" w:pos="1440"/>
              </w:tabs>
              <w:spacing w:after="0"/>
              <w:jc w:val="left"/>
              <w:rPr>
                <w:i/>
                <w:sz w:val="16"/>
                <w:szCs w:val="16"/>
              </w:rPr>
            </w:pPr>
            <w:r>
              <w:rPr>
                <w:i/>
                <w:sz w:val="16"/>
                <w:szCs w:val="16"/>
              </w:rPr>
              <w:lastRenderedPageBreak/>
              <w:t>NLP, SER, DNN</w:t>
            </w:r>
          </w:p>
        </w:tc>
        <w:tc>
          <w:tcPr>
            <w:tcW w:w="466" w:type="pct"/>
            <w:tcBorders>
              <w:top w:val="nil"/>
              <w:left w:val="nil"/>
              <w:bottom w:val="single" w:sz="4" w:space="0" w:color="70AD47"/>
              <w:right w:val="single" w:sz="4" w:space="0" w:color="70AD47"/>
            </w:tcBorders>
            <w:shd w:val="clear" w:color="auto" w:fill="E2EFD9"/>
            <w:vAlign w:val="center"/>
          </w:tcPr>
          <w:p w14:paraId="78830666" w14:textId="77777777" w:rsidR="009729B8" w:rsidRDefault="00296A1D">
            <w:pPr>
              <w:widowControl w:val="0"/>
              <w:tabs>
                <w:tab w:val="left" w:pos="940"/>
                <w:tab w:val="left" w:pos="1440"/>
              </w:tabs>
              <w:spacing w:after="0"/>
              <w:jc w:val="left"/>
              <w:rPr>
                <w:i/>
                <w:sz w:val="16"/>
                <w:szCs w:val="16"/>
              </w:rPr>
            </w:pPr>
            <w:r>
              <w:rPr>
                <w:i/>
                <w:sz w:val="16"/>
                <w:szCs w:val="16"/>
              </w:rPr>
              <w:t>CMU-MOSEI</w:t>
            </w:r>
          </w:p>
        </w:tc>
        <w:tc>
          <w:tcPr>
            <w:tcW w:w="265" w:type="pct"/>
            <w:tcBorders>
              <w:top w:val="nil"/>
              <w:left w:val="nil"/>
              <w:bottom w:val="single" w:sz="4" w:space="0" w:color="70AD47"/>
              <w:right w:val="single" w:sz="4" w:space="0" w:color="70AD47"/>
            </w:tcBorders>
            <w:shd w:val="clear" w:color="auto" w:fill="E2EFD9"/>
            <w:vAlign w:val="center"/>
          </w:tcPr>
          <w:p w14:paraId="55998126"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E2EFD9"/>
            <w:vAlign w:val="center"/>
          </w:tcPr>
          <w:p w14:paraId="7CFC5FA6" w14:textId="77777777" w:rsidR="009729B8" w:rsidRDefault="00296A1D">
            <w:pPr>
              <w:widowControl w:val="0"/>
              <w:tabs>
                <w:tab w:val="left" w:pos="940"/>
                <w:tab w:val="left" w:pos="1440"/>
              </w:tabs>
              <w:spacing w:after="0"/>
              <w:jc w:val="left"/>
              <w:rPr>
                <w:i/>
                <w:sz w:val="16"/>
                <w:szCs w:val="16"/>
              </w:rPr>
            </w:pPr>
            <w:r>
              <w:rPr>
                <w:i/>
                <w:sz w:val="16"/>
                <w:szCs w:val="16"/>
              </w:rPr>
              <w:t>LSTM</w:t>
            </w:r>
          </w:p>
        </w:tc>
        <w:tc>
          <w:tcPr>
            <w:tcW w:w="389" w:type="pct"/>
            <w:tcBorders>
              <w:top w:val="nil"/>
              <w:left w:val="nil"/>
              <w:bottom w:val="single" w:sz="4" w:space="0" w:color="70AD47"/>
              <w:right w:val="single" w:sz="4" w:space="0" w:color="70AD47"/>
            </w:tcBorders>
            <w:shd w:val="clear" w:color="auto" w:fill="E2EFD9"/>
            <w:vAlign w:val="center"/>
          </w:tcPr>
          <w:p w14:paraId="78EE6321" w14:textId="77777777" w:rsidR="009729B8" w:rsidRDefault="00296A1D">
            <w:pPr>
              <w:widowControl w:val="0"/>
              <w:tabs>
                <w:tab w:val="left" w:pos="940"/>
                <w:tab w:val="left" w:pos="1440"/>
              </w:tabs>
              <w:spacing w:after="0"/>
              <w:jc w:val="left"/>
              <w:rPr>
                <w:i/>
                <w:sz w:val="16"/>
                <w:szCs w:val="16"/>
              </w:rPr>
            </w:pPr>
            <w:proofErr w:type="spellStart"/>
            <w:r>
              <w:rPr>
                <w:i/>
                <w:sz w:val="16"/>
                <w:szCs w:val="16"/>
              </w:rPr>
              <w:t>BiLM</w:t>
            </w:r>
            <w:proofErr w:type="spellEnd"/>
          </w:p>
        </w:tc>
        <w:tc>
          <w:tcPr>
            <w:tcW w:w="389" w:type="pct"/>
            <w:tcBorders>
              <w:top w:val="nil"/>
              <w:left w:val="nil"/>
              <w:bottom w:val="single" w:sz="4" w:space="0" w:color="70AD47"/>
              <w:right w:val="single" w:sz="4" w:space="0" w:color="70AD47"/>
            </w:tcBorders>
            <w:shd w:val="clear" w:color="auto" w:fill="E2EFD9"/>
            <w:vAlign w:val="center"/>
          </w:tcPr>
          <w:p w14:paraId="6C5DE4B1" w14:textId="77777777" w:rsidR="009729B8" w:rsidRDefault="00296A1D">
            <w:pPr>
              <w:widowControl w:val="0"/>
              <w:tabs>
                <w:tab w:val="left" w:pos="940"/>
                <w:tab w:val="left" w:pos="1440"/>
              </w:tabs>
              <w:spacing w:after="0"/>
              <w:jc w:val="left"/>
              <w:rPr>
                <w:i/>
                <w:sz w:val="16"/>
                <w:szCs w:val="16"/>
              </w:rPr>
            </w:pPr>
            <w:r>
              <w:rPr>
                <w:i/>
                <w:sz w:val="16"/>
                <w:szCs w:val="16"/>
              </w:rPr>
              <w:t>UAR, SER</w:t>
            </w:r>
          </w:p>
        </w:tc>
        <w:tc>
          <w:tcPr>
            <w:tcW w:w="312" w:type="pct"/>
            <w:tcBorders>
              <w:top w:val="nil"/>
              <w:left w:val="nil"/>
              <w:bottom w:val="single" w:sz="4" w:space="0" w:color="70AD47"/>
              <w:right w:val="single" w:sz="4" w:space="0" w:color="70AD47"/>
            </w:tcBorders>
            <w:shd w:val="clear" w:color="auto" w:fill="E2EFD9"/>
            <w:vAlign w:val="center"/>
          </w:tcPr>
          <w:p w14:paraId="691B564E" w14:textId="77777777" w:rsidR="009729B8" w:rsidRDefault="00296A1D">
            <w:pPr>
              <w:widowControl w:val="0"/>
              <w:tabs>
                <w:tab w:val="left" w:pos="940"/>
                <w:tab w:val="left" w:pos="1440"/>
              </w:tabs>
              <w:spacing w:after="0"/>
              <w:jc w:val="left"/>
              <w:rPr>
                <w:i/>
                <w:sz w:val="16"/>
                <w:szCs w:val="16"/>
              </w:rPr>
            </w:pPr>
            <w:r>
              <w:rPr>
                <w:i/>
                <w:sz w:val="16"/>
                <w:szCs w:val="16"/>
              </w:rPr>
              <w:t>60 % Accuracy</w:t>
            </w:r>
          </w:p>
        </w:tc>
        <w:tc>
          <w:tcPr>
            <w:tcW w:w="399" w:type="pct"/>
            <w:tcBorders>
              <w:top w:val="nil"/>
              <w:left w:val="nil"/>
              <w:bottom w:val="single" w:sz="4" w:space="0" w:color="70AD47"/>
              <w:right w:val="single" w:sz="4" w:space="0" w:color="70AD47"/>
            </w:tcBorders>
            <w:shd w:val="clear" w:color="auto" w:fill="E2EFD9"/>
            <w:vAlign w:val="center"/>
          </w:tcPr>
          <w:p w14:paraId="58CADFDA" w14:textId="77777777" w:rsidR="009729B8" w:rsidRDefault="00296A1D">
            <w:pPr>
              <w:widowControl w:val="0"/>
              <w:tabs>
                <w:tab w:val="left" w:pos="940"/>
                <w:tab w:val="left" w:pos="1440"/>
              </w:tabs>
              <w:spacing w:after="0"/>
              <w:jc w:val="left"/>
              <w:rPr>
                <w:i/>
                <w:sz w:val="16"/>
                <w:szCs w:val="16"/>
              </w:rPr>
            </w:pPr>
            <w:r>
              <w:rPr>
                <w:i/>
                <w:sz w:val="16"/>
                <w:szCs w:val="16"/>
              </w:rPr>
              <w:t xml:space="preserve">Good models and techniques </w:t>
            </w:r>
            <w:r>
              <w:rPr>
                <w:i/>
                <w:sz w:val="16"/>
                <w:szCs w:val="16"/>
              </w:rPr>
              <w:lastRenderedPageBreak/>
              <w:t>but bad architectures and classifier</w:t>
            </w:r>
          </w:p>
        </w:tc>
      </w:tr>
      <w:tr w:rsidR="009729B8" w14:paraId="56A51115" w14:textId="77777777" w:rsidTr="00812B6A">
        <w:trPr>
          <w:trHeight w:val="785"/>
        </w:trPr>
        <w:tc>
          <w:tcPr>
            <w:tcW w:w="183" w:type="pct"/>
            <w:tcBorders>
              <w:top w:val="nil"/>
              <w:left w:val="single" w:sz="4" w:space="0" w:color="3F3F3F"/>
              <w:bottom w:val="single" w:sz="4" w:space="0" w:color="3F3F3F"/>
              <w:right w:val="single" w:sz="4" w:space="0" w:color="3F3F3F"/>
            </w:tcBorders>
            <w:shd w:val="clear" w:color="auto" w:fill="F2F2F2"/>
            <w:vAlign w:val="center"/>
          </w:tcPr>
          <w:p w14:paraId="1C52A6A8" w14:textId="77777777" w:rsidR="009729B8" w:rsidRDefault="00296A1D">
            <w:pPr>
              <w:widowControl w:val="0"/>
              <w:tabs>
                <w:tab w:val="left" w:pos="940"/>
                <w:tab w:val="left" w:pos="1440"/>
              </w:tabs>
              <w:spacing w:after="0"/>
              <w:jc w:val="left"/>
              <w:rPr>
                <w:b/>
                <w:i/>
                <w:sz w:val="16"/>
                <w:szCs w:val="16"/>
              </w:rPr>
            </w:pPr>
            <w:r>
              <w:rPr>
                <w:b/>
                <w:i/>
                <w:sz w:val="16"/>
                <w:szCs w:val="16"/>
              </w:rPr>
              <w:t>39</w:t>
            </w:r>
          </w:p>
        </w:tc>
        <w:tc>
          <w:tcPr>
            <w:tcW w:w="1719" w:type="pct"/>
            <w:tcBorders>
              <w:top w:val="nil"/>
              <w:left w:val="single" w:sz="4" w:space="0" w:color="70AD47"/>
              <w:bottom w:val="single" w:sz="4" w:space="0" w:color="70AD47"/>
              <w:right w:val="single" w:sz="4" w:space="0" w:color="70AD47"/>
            </w:tcBorders>
            <w:shd w:val="clear" w:color="auto" w:fill="auto"/>
            <w:vAlign w:val="center"/>
          </w:tcPr>
          <w:p w14:paraId="29D04CA1" w14:textId="77777777" w:rsidR="009729B8" w:rsidRDefault="00296A1D">
            <w:pPr>
              <w:widowControl w:val="0"/>
              <w:tabs>
                <w:tab w:val="left" w:pos="940"/>
                <w:tab w:val="left" w:pos="1440"/>
              </w:tabs>
              <w:spacing w:after="0"/>
              <w:jc w:val="left"/>
              <w:rPr>
                <w:i/>
                <w:sz w:val="16"/>
                <w:szCs w:val="16"/>
              </w:rPr>
            </w:pPr>
            <w:r>
              <w:rPr>
                <w:i/>
                <w:sz w:val="16"/>
                <w:szCs w:val="16"/>
              </w:rPr>
              <w:t>Speech Emotion Recognition Using Spectrogram &amp; Phoneme Embedding</w:t>
            </w:r>
          </w:p>
        </w:tc>
        <w:tc>
          <w:tcPr>
            <w:tcW w:w="428" w:type="pct"/>
            <w:tcBorders>
              <w:top w:val="nil"/>
              <w:left w:val="nil"/>
              <w:bottom w:val="single" w:sz="4" w:space="0" w:color="70AD47"/>
              <w:right w:val="single" w:sz="4" w:space="0" w:color="70AD47"/>
            </w:tcBorders>
            <w:shd w:val="clear" w:color="auto" w:fill="auto"/>
            <w:vAlign w:val="center"/>
          </w:tcPr>
          <w:p w14:paraId="37188EE9" w14:textId="77777777" w:rsidR="009729B8" w:rsidRDefault="00296A1D">
            <w:pPr>
              <w:widowControl w:val="0"/>
              <w:tabs>
                <w:tab w:val="left" w:pos="940"/>
                <w:tab w:val="left" w:pos="1440"/>
              </w:tabs>
              <w:spacing w:after="0"/>
              <w:jc w:val="left"/>
              <w:rPr>
                <w:i/>
                <w:sz w:val="16"/>
                <w:szCs w:val="16"/>
              </w:rPr>
            </w:pPr>
            <w:r>
              <w:rPr>
                <w:i/>
                <w:sz w:val="16"/>
                <w:szCs w:val="16"/>
              </w:rPr>
              <w:t>CNN,DNN, ASR</w:t>
            </w:r>
          </w:p>
        </w:tc>
        <w:tc>
          <w:tcPr>
            <w:tcW w:w="466" w:type="pct"/>
            <w:tcBorders>
              <w:top w:val="nil"/>
              <w:left w:val="nil"/>
              <w:bottom w:val="single" w:sz="4" w:space="0" w:color="70AD47"/>
              <w:right w:val="single" w:sz="4" w:space="0" w:color="70AD47"/>
            </w:tcBorders>
            <w:shd w:val="clear" w:color="auto" w:fill="auto"/>
            <w:vAlign w:val="center"/>
          </w:tcPr>
          <w:p w14:paraId="442F52FE" w14:textId="77777777" w:rsidR="009729B8" w:rsidRDefault="00296A1D">
            <w:pPr>
              <w:widowControl w:val="0"/>
              <w:tabs>
                <w:tab w:val="left" w:pos="940"/>
                <w:tab w:val="left" w:pos="1440"/>
              </w:tabs>
              <w:spacing w:after="0"/>
              <w:jc w:val="left"/>
              <w:rPr>
                <w:i/>
                <w:sz w:val="16"/>
                <w:szCs w:val="16"/>
              </w:rPr>
            </w:pPr>
            <w:r>
              <w:rPr>
                <w:i/>
                <w:sz w:val="16"/>
                <w:szCs w:val="16"/>
              </w:rPr>
              <w:t>USC-IEMOCAP</w:t>
            </w:r>
          </w:p>
        </w:tc>
        <w:tc>
          <w:tcPr>
            <w:tcW w:w="265" w:type="pct"/>
            <w:tcBorders>
              <w:top w:val="nil"/>
              <w:left w:val="nil"/>
              <w:bottom w:val="single" w:sz="4" w:space="0" w:color="70AD47"/>
              <w:right w:val="single" w:sz="4" w:space="0" w:color="70AD47"/>
            </w:tcBorders>
            <w:shd w:val="clear" w:color="auto" w:fill="auto"/>
            <w:vAlign w:val="center"/>
          </w:tcPr>
          <w:p w14:paraId="668FA5A6" w14:textId="77777777" w:rsidR="009729B8" w:rsidRDefault="00296A1D">
            <w:pPr>
              <w:widowControl w:val="0"/>
              <w:tabs>
                <w:tab w:val="left" w:pos="940"/>
                <w:tab w:val="left" w:pos="1440"/>
              </w:tabs>
              <w:spacing w:after="0"/>
              <w:jc w:val="left"/>
              <w:rPr>
                <w:i/>
                <w:sz w:val="16"/>
                <w:szCs w:val="16"/>
              </w:rPr>
            </w:pPr>
            <w:r>
              <w:rPr>
                <w:i/>
                <w:sz w:val="16"/>
                <w:szCs w:val="16"/>
              </w:rPr>
              <w:t>4</w:t>
            </w:r>
          </w:p>
        </w:tc>
        <w:tc>
          <w:tcPr>
            <w:tcW w:w="451" w:type="pct"/>
            <w:tcBorders>
              <w:top w:val="nil"/>
              <w:left w:val="nil"/>
              <w:bottom w:val="single" w:sz="4" w:space="0" w:color="70AD47"/>
              <w:right w:val="single" w:sz="4" w:space="0" w:color="70AD47"/>
            </w:tcBorders>
            <w:shd w:val="clear" w:color="auto" w:fill="auto"/>
            <w:vAlign w:val="center"/>
          </w:tcPr>
          <w:p w14:paraId="2FD2C72B" w14:textId="77777777" w:rsidR="009729B8" w:rsidRDefault="00296A1D">
            <w:pPr>
              <w:widowControl w:val="0"/>
              <w:tabs>
                <w:tab w:val="left" w:pos="940"/>
                <w:tab w:val="left" w:pos="1440"/>
              </w:tabs>
              <w:spacing w:after="0"/>
              <w:jc w:val="left"/>
              <w:rPr>
                <w:i/>
                <w:sz w:val="16"/>
                <w:szCs w:val="16"/>
              </w:rPr>
            </w:pPr>
            <w:r>
              <w:rPr>
                <w:i/>
                <w:sz w:val="16"/>
                <w:szCs w:val="16"/>
              </w:rPr>
              <w:t>HMM,SVM, GMM</w:t>
            </w:r>
          </w:p>
        </w:tc>
        <w:tc>
          <w:tcPr>
            <w:tcW w:w="389" w:type="pct"/>
            <w:tcBorders>
              <w:top w:val="nil"/>
              <w:left w:val="nil"/>
              <w:bottom w:val="single" w:sz="4" w:space="0" w:color="70AD47"/>
              <w:right w:val="single" w:sz="4" w:space="0" w:color="70AD47"/>
            </w:tcBorders>
            <w:shd w:val="clear" w:color="auto" w:fill="auto"/>
            <w:vAlign w:val="center"/>
          </w:tcPr>
          <w:p w14:paraId="442F8BBF" w14:textId="77777777" w:rsidR="009729B8" w:rsidRDefault="00296A1D">
            <w:pPr>
              <w:widowControl w:val="0"/>
              <w:tabs>
                <w:tab w:val="left" w:pos="940"/>
                <w:tab w:val="left" w:pos="1440"/>
              </w:tabs>
              <w:spacing w:after="0"/>
              <w:jc w:val="left"/>
              <w:rPr>
                <w:i/>
                <w:sz w:val="16"/>
                <w:szCs w:val="16"/>
              </w:rPr>
            </w:pPr>
            <w:r>
              <w:rPr>
                <w:i/>
                <w:sz w:val="16"/>
                <w:szCs w:val="16"/>
              </w:rPr>
              <w:t>CNN based STFT</w:t>
            </w:r>
          </w:p>
        </w:tc>
        <w:tc>
          <w:tcPr>
            <w:tcW w:w="389" w:type="pct"/>
            <w:tcBorders>
              <w:top w:val="nil"/>
              <w:left w:val="nil"/>
              <w:bottom w:val="single" w:sz="4" w:space="0" w:color="70AD47"/>
              <w:right w:val="single" w:sz="4" w:space="0" w:color="70AD47"/>
            </w:tcBorders>
            <w:shd w:val="clear" w:color="auto" w:fill="auto"/>
            <w:vAlign w:val="center"/>
          </w:tcPr>
          <w:p w14:paraId="6F10F108" w14:textId="77777777" w:rsidR="009729B8" w:rsidRDefault="00296A1D">
            <w:pPr>
              <w:widowControl w:val="0"/>
              <w:tabs>
                <w:tab w:val="left" w:pos="940"/>
                <w:tab w:val="left" w:pos="1440"/>
              </w:tabs>
              <w:spacing w:after="0"/>
              <w:jc w:val="left"/>
              <w:rPr>
                <w:i/>
                <w:sz w:val="16"/>
                <w:szCs w:val="16"/>
              </w:rPr>
            </w:pPr>
            <w:r>
              <w:rPr>
                <w:i/>
                <w:sz w:val="16"/>
                <w:szCs w:val="16"/>
              </w:rPr>
              <w:t>CNN Model 3</w:t>
            </w:r>
          </w:p>
        </w:tc>
        <w:tc>
          <w:tcPr>
            <w:tcW w:w="312" w:type="pct"/>
            <w:tcBorders>
              <w:top w:val="nil"/>
              <w:left w:val="nil"/>
              <w:bottom w:val="single" w:sz="4" w:space="0" w:color="70AD47"/>
              <w:right w:val="single" w:sz="4" w:space="0" w:color="70AD47"/>
            </w:tcBorders>
            <w:shd w:val="clear" w:color="auto" w:fill="auto"/>
            <w:vAlign w:val="center"/>
          </w:tcPr>
          <w:p w14:paraId="77FBA728" w14:textId="77777777" w:rsidR="009729B8" w:rsidRDefault="00296A1D">
            <w:pPr>
              <w:widowControl w:val="0"/>
              <w:tabs>
                <w:tab w:val="left" w:pos="940"/>
                <w:tab w:val="left" w:pos="1440"/>
              </w:tabs>
              <w:spacing w:after="0"/>
              <w:jc w:val="left"/>
              <w:rPr>
                <w:i/>
                <w:sz w:val="16"/>
                <w:szCs w:val="16"/>
              </w:rPr>
            </w:pPr>
            <w:r>
              <w:rPr>
                <w:i/>
                <w:sz w:val="16"/>
                <w:szCs w:val="16"/>
              </w:rPr>
              <w:t>62.8 % Accuracy</w:t>
            </w:r>
          </w:p>
        </w:tc>
        <w:tc>
          <w:tcPr>
            <w:tcW w:w="399" w:type="pct"/>
            <w:tcBorders>
              <w:top w:val="nil"/>
              <w:left w:val="nil"/>
              <w:bottom w:val="single" w:sz="4" w:space="0" w:color="70AD47"/>
              <w:right w:val="single" w:sz="4" w:space="0" w:color="70AD47"/>
            </w:tcBorders>
            <w:shd w:val="clear" w:color="auto" w:fill="auto"/>
            <w:vAlign w:val="center"/>
          </w:tcPr>
          <w:p w14:paraId="0C488F10" w14:textId="77777777" w:rsidR="009729B8" w:rsidRDefault="00296A1D">
            <w:pPr>
              <w:widowControl w:val="0"/>
              <w:tabs>
                <w:tab w:val="left" w:pos="940"/>
                <w:tab w:val="left" w:pos="1440"/>
              </w:tabs>
              <w:spacing w:after="0"/>
              <w:jc w:val="left"/>
              <w:rPr>
                <w:i/>
                <w:sz w:val="16"/>
                <w:szCs w:val="16"/>
              </w:rPr>
            </w:pPr>
            <w:r>
              <w:rPr>
                <w:i/>
                <w:sz w:val="16"/>
                <w:szCs w:val="16"/>
              </w:rPr>
              <w:t>Good architectures and pre trained model but not classifier</w:t>
            </w:r>
          </w:p>
        </w:tc>
      </w:tr>
      <w:tr w:rsidR="009729B8" w14:paraId="3352D7DB" w14:textId="77777777" w:rsidTr="00812B6A">
        <w:trPr>
          <w:trHeight w:val="897"/>
        </w:trPr>
        <w:tc>
          <w:tcPr>
            <w:tcW w:w="183" w:type="pct"/>
            <w:tcBorders>
              <w:top w:val="nil"/>
              <w:left w:val="single" w:sz="4" w:space="0" w:color="3F3F3F"/>
              <w:bottom w:val="single" w:sz="4" w:space="0" w:color="3F3F3F"/>
              <w:right w:val="single" w:sz="4" w:space="0" w:color="3F3F3F"/>
            </w:tcBorders>
            <w:shd w:val="clear" w:color="auto" w:fill="F2F2F2"/>
            <w:vAlign w:val="center"/>
          </w:tcPr>
          <w:p w14:paraId="158D3C48" w14:textId="77777777" w:rsidR="009729B8" w:rsidRDefault="00296A1D">
            <w:pPr>
              <w:widowControl w:val="0"/>
              <w:tabs>
                <w:tab w:val="left" w:pos="940"/>
                <w:tab w:val="left" w:pos="1440"/>
              </w:tabs>
              <w:spacing w:after="0"/>
              <w:jc w:val="left"/>
              <w:rPr>
                <w:b/>
                <w:i/>
                <w:sz w:val="16"/>
                <w:szCs w:val="16"/>
              </w:rPr>
            </w:pPr>
            <w:r>
              <w:rPr>
                <w:b/>
                <w:i/>
                <w:sz w:val="16"/>
                <w:szCs w:val="16"/>
              </w:rPr>
              <w:t>30</w:t>
            </w:r>
          </w:p>
        </w:tc>
        <w:tc>
          <w:tcPr>
            <w:tcW w:w="1719" w:type="pct"/>
            <w:tcBorders>
              <w:top w:val="nil"/>
              <w:left w:val="single" w:sz="4" w:space="0" w:color="70AD47"/>
              <w:bottom w:val="single" w:sz="4" w:space="0" w:color="70AD47"/>
              <w:right w:val="single" w:sz="4" w:space="0" w:color="70AD47"/>
            </w:tcBorders>
            <w:shd w:val="clear" w:color="auto" w:fill="E2EFD9"/>
            <w:vAlign w:val="center"/>
          </w:tcPr>
          <w:p w14:paraId="664E4DFA" w14:textId="77777777" w:rsidR="009729B8" w:rsidRDefault="00296A1D">
            <w:pPr>
              <w:widowControl w:val="0"/>
              <w:tabs>
                <w:tab w:val="left" w:pos="940"/>
                <w:tab w:val="left" w:pos="1440"/>
              </w:tabs>
              <w:spacing w:after="0"/>
              <w:jc w:val="left"/>
              <w:rPr>
                <w:i/>
                <w:sz w:val="16"/>
                <w:szCs w:val="16"/>
              </w:rPr>
            </w:pPr>
            <w:r>
              <w:rPr>
                <w:i/>
                <w:sz w:val="16"/>
                <w:szCs w:val="16"/>
              </w:rPr>
              <w:t>Sentiment Analysis and Emotion Recognition from Speech Using Universal Speech Representations</w:t>
            </w:r>
          </w:p>
        </w:tc>
        <w:tc>
          <w:tcPr>
            <w:tcW w:w="428" w:type="pct"/>
            <w:tcBorders>
              <w:top w:val="nil"/>
              <w:left w:val="nil"/>
              <w:bottom w:val="single" w:sz="4" w:space="0" w:color="70AD47"/>
              <w:right w:val="single" w:sz="4" w:space="0" w:color="70AD47"/>
            </w:tcBorders>
            <w:shd w:val="clear" w:color="auto" w:fill="E2EFD9"/>
            <w:vAlign w:val="center"/>
          </w:tcPr>
          <w:p w14:paraId="65125605" w14:textId="77777777" w:rsidR="009729B8" w:rsidRDefault="00296A1D">
            <w:pPr>
              <w:widowControl w:val="0"/>
              <w:tabs>
                <w:tab w:val="left" w:pos="940"/>
                <w:tab w:val="left" w:pos="1440"/>
              </w:tabs>
              <w:spacing w:after="0"/>
              <w:jc w:val="left"/>
              <w:rPr>
                <w:i/>
                <w:sz w:val="16"/>
                <w:szCs w:val="16"/>
              </w:rPr>
            </w:pPr>
            <w:r>
              <w:rPr>
                <w:i/>
                <w:sz w:val="16"/>
                <w:szCs w:val="16"/>
              </w:rPr>
              <w:t>NLP</w:t>
            </w:r>
          </w:p>
        </w:tc>
        <w:tc>
          <w:tcPr>
            <w:tcW w:w="466" w:type="pct"/>
            <w:tcBorders>
              <w:top w:val="nil"/>
              <w:left w:val="nil"/>
              <w:bottom w:val="single" w:sz="4" w:space="0" w:color="70AD47"/>
              <w:right w:val="single" w:sz="4" w:space="0" w:color="70AD47"/>
            </w:tcBorders>
            <w:shd w:val="clear" w:color="auto" w:fill="E2EFD9"/>
            <w:vAlign w:val="center"/>
          </w:tcPr>
          <w:p w14:paraId="0B7AF4BB" w14:textId="77777777" w:rsidR="009729B8" w:rsidRDefault="00296A1D">
            <w:pPr>
              <w:widowControl w:val="0"/>
              <w:tabs>
                <w:tab w:val="left" w:pos="940"/>
                <w:tab w:val="left" w:pos="1440"/>
              </w:tabs>
              <w:spacing w:after="0"/>
              <w:jc w:val="left"/>
              <w:rPr>
                <w:i/>
                <w:sz w:val="16"/>
                <w:szCs w:val="16"/>
              </w:rPr>
            </w:pPr>
            <w:r>
              <w:rPr>
                <w:i/>
                <w:sz w:val="16"/>
                <w:szCs w:val="16"/>
              </w:rPr>
              <w:t>CMU-MOSEI</w:t>
            </w:r>
          </w:p>
        </w:tc>
        <w:tc>
          <w:tcPr>
            <w:tcW w:w="265" w:type="pct"/>
            <w:tcBorders>
              <w:top w:val="nil"/>
              <w:left w:val="nil"/>
              <w:bottom w:val="single" w:sz="4" w:space="0" w:color="70AD47"/>
              <w:right w:val="single" w:sz="4" w:space="0" w:color="70AD47"/>
            </w:tcBorders>
            <w:shd w:val="clear" w:color="auto" w:fill="E2EFD9"/>
            <w:vAlign w:val="center"/>
          </w:tcPr>
          <w:p w14:paraId="070B6787" w14:textId="77777777" w:rsidR="009729B8" w:rsidRDefault="00296A1D">
            <w:pPr>
              <w:widowControl w:val="0"/>
              <w:tabs>
                <w:tab w:val="left" w:pos="940"/>
                <w:tab w:val="left" w:pos="1440"/>
              </w:tabs>
              <w:spacing w:after="0"/>
              <w:jc w:val="left"/>
              <w:rPr>
                <w:i/>
                <w:sz w:val="16"/>
                <w:szCs w:val="16"/>
              </w:rPr>
            </w:pPr>
            <w:r>
              <w:rPr>
                <w:i/>
                <w:sz w:val="16"/>
                <w:szCs w:val="16"/>
              </w:rPr>
              <w:t>6</w:t>
            </w:r>
          </w:p>
        </w:tc>
        <w:tc>
          <w:tcPr>
            <w:tcW w:w="451" w:type="pct"/>
            <w:tcBorders>
              <w:top w:val="nil"/>
              <w:left w:val="nil"/>
              <w:bottom w:val="single" w:sz="4" w:space="0" w:color="70AD47"/>
              <w:right w:val="single" w:sz="4" w:space="0" w:color="70AD47"/>
            </w:tcBorders>
            <w:shd w:val="clear" w:color="auto" w:fill="E2EFD9"/>
            <w:vAlign w:val="center"/>
          </w:tcPr>
          <w:p w14:paraId="5B8F655B" w14:textId="77777777" w:rsidR="009729B8" w:rsidRDefault="00296A1D">
            <w:pPr>
              <w:widowControl w:val="0"/>
              <w:tabs>
                <w:tab w:val="left" w:pos="940"/>
                <w:tab w:val="left" w:pos="1440"/>
              </w:tabs>
              <w:spacing w:after="0"/>
              <w:jc w:val="left"/>
              <w:rPr>
                <w:i/>
                <w:sz w:val="16"/>
                <w:szCs w:val="16"/>
              </w:rPr>
            </w:pPr>
            <w:r>
              <w:rPr>
                <w:i/>
                <w:sz w:val="16"/>
                <w:szCs w:val="16"/>
              </w:rPr>
              <w:t>MFCC</w:t>
            </w:r>
          </w:p>
        </w:tc>
        <w:tc>
          <w:tcPr>
            <w:tcW w:w="389" w:type="pct"/>
            <w:tcBorders>
              <w:top w:val="nil"/>
              <w:left w:val="nil"/>
              <w:bottom w:val="single" w:sz="4" w:space="0" w:color="70AD47"/>
              <w:right w:val="single" w:sz="4" w:space="0" w:color="70AD47"/>
            </w:tcBorders>
            <w:shd w:val="clear" w:color="auto" w:fill="E2EFD9"/>
            <w:vAlign w:val="center"/>
          </w:tcPr>
          <w:p w14:paraId="2730408E" w14:textId="77777777" w:rsidR="009729B8" w:rsidRDefault="00296A1D">
            <w:pPr>
              <w:widowControl w:val="0"/>
              <w:tabs>
                <w:tab w:val="left" w:pos="940"/>
                <w:tab w:val="left" w:pos="1440"/>
              </w:tabs>
              <w:spacing w:after="0"/>
              <w:jc w:val="left"/>
              <w:rPr>
                <w:i/>
                <w:sz w:val="16"/>
                <w:szCs w:val="16"/>
              </w:rPr>
            </w:pPr>
            <w:proofErr w:type="spellStart"/>
            <w:r>
              <w:rPr>
                <w:i/>
                <w:sz w:val="16"/>
                <w:szCs w:val="16"/>
              </w:rPr>
              <w:t>UniSpeech</w:t>
            </w:r>
            <w:proofErr w:type="spellEnd"/>
            <w:r>
              <w:rPr>
                <w:i/>
                <w:sz w:val="16"/>
                <w:szCs w:val="16"/>
              </w:rPr>
              <w:t>-SAT</w:t>
            </w:r>
          </w:p>
        </w:tc>
        <w:tc>
          <w:tcPr>
            <w:tcW w:w="389" w:type="pct"/>
            <w:tcBorders>
              <w:top w:val="nil"/>
              <w:left w:val="nil"/>
              <w:bottom w:val="single" w:sz="4" w:space="0" w:color="70AD47"/>
              <w:right w:val="single" w:sz="4" w:space="0" w:color="70AD47"/>
            </w:tcBorders>
            <w:shd w:val="clear" w:color="auto" w:fill="E2EFD9"/>
            <w:vAlign w:val="center"/>
          </w:tcPr>
          <w:p w14:paraId="01296207" w14:textId="77777777" w:rsidR="009729B8" w:rsidRDefault="00296A1D">
            <w:pPr>
              <w:widowControl w:val="0"/>
              <w:tabs>
                <w:tab w:val="left" w:pos="940"/>
                <w:tab w:val="left" w:pos="1440"/>
              </w:tabs>
              <w:spacing w:after="0"/>
              <w:jc w:val="left"/>
              <w:rPr>
                <w:i/>
                <w:sz w:val="16"/>
                <w:szCs w:val="16"/>
              </w:rPr>
            </w:pPr>
            <w:r>
              <w:rPr>
                <w:i/>
                <w:sz w:val="16"/>
                <w:szCs w:val="16"/>
              </w:rPr>
              <w:t>NLTK</w:t>
            </w:r>
          </w:p>
        </w:tc>
        <w:tc>
          <w:tcPr>
            <w:tcW w:w="312" w:type="pct"/>
            <w:tcBorders>
              <w:top w:val="nil"/>
              <w:left w:val="nil"/>
              <w:bottom w:val="single" w:sz="4" w:space="0" w:color="70AD47"/>
              <w:right w:val="single" w:sz="4" w:space="0" w:color="70AD47"/>
            </w:tcBorders>
            <w:shd w:val="clear" w:color="auto" w:fill="E2EFD9"/>
            <w:vAlign w:val="center"/>
          </w:tcPr>
          <w:p w14:paraId="2BA2633D" w14:textId="77777777" w:rsidR="009729B8" w:rsidRDefault="00296A1D">
            <w:pPr>
              <w:widowControl w:val="0"/>
              <w:tabs>
                <w:tab w:val="left" w:pos="940"/>
                <w:tab w:val="left" w:pos="1440"/>
              </w:tabs>
              <w:spacing w:after="0"/>
              <w:jc w:val="left"/>
              <w:rPr>
                <w:i/>
                <w:sz w:val="16"/>
                <w:szCs w:val="16"/>
              </w:rPr>
            </w:pPr>
            <w:r>
              <w:rPr>
                <w:i/>
                <w:sz w:val="16"/>
                <w:szCs w:val="16"/>
              </w:rPr>
              <w:t>68 % Accuracy</w:t>
            </w:r>
          </w:p>
        </w:tc>
        <w:tc>
          <w:tcPr>
            <w:tcW w:w="399" w:type="pct"/>
            <w:tcBorders>
              <w:top w:val="nil"/>
              <w:left w:val="nil"/>
              <w:bottom w:val="single" w:sz="4" w:space="0" w:color="70AD47"/>
              <w:right w:val="single" w:sz="4" w:space="0" w:color="70AD47"/>
            </w:tcBorders>
            <w:shd w:val="clear" w:color="auto" w:fill="E2EFD9"/>
            <w:vAlign w:val="center"/>
          </w:tcPr>
          <w:p w14:paraId="0FC5D396" w14:textId="77777777" w:rsidR="009729B8" w:rsidRDefault="00296A1D">
            <w:pPr>
              <w:widowControl w:val="0"/>
              <w:tabs>
                <w:tab w:val="left" w:pos="940"/>
                <w:tab w:val="left" w:pos="1440"/>
              </w:tabs>
              <w:spacing w:after="0"/>
              <w:jc w:val="left"/>
              <w:rPr>
                <w:i/>
                <w:sz w:val="16"/>
                <w:szCs w:val="16"/>
              </w:rPr>
            </w:pPr>
            <w:r>
              <w:rPr>
                <w:i/>
                <w:sz w:val="16"/>
                <w:szCs w:val="16"/>
              </w:rPr>
              <w:t xml:space="preserve">Good architectures and </w:t>
            </w:r>
            <w:proofErr w:type="spellStart"/>
            <w:r>
              <w:rPr>
                <w:i/>
                <w:sz w:val="16"/>
                <w:szCs w:val="16"/>
              </w:rPr>
              <w:t>classifires</w:t>
            </w:r>
            <w:proofErr w:type="spellEnd"/>
            <w:r>
              <w:rPr>
                <w:i/>
                <w:sz w:val="16"/>
                <w:szCs w:val="16"/>
              </w:rPr>
              <w:t xml:space="preserve"> but complicated model</w:t>
            </w:r>
          </w:p>
        </w:tc>
      </w:tr>
    </w:tbl>
    <w:p w14:paraId="0C2FAACA" w14:textId="77777777" w:rsidR="009729B8" w:rsidRDefault="009729B8">
      <w:pPr>
        <w:pBdr>
          <w:top w:val="nil"/>
          <w:left w:val="nil"/>
          <w:bottom w:val="nil"/>
          <w:right w:val="nil"/>
          <w:between w:val="nil"/>
        </w:pBdr>
        <w:rPr>
          <w:color w:val="000080"/>
          <w:sz w:val="20"/>
          <w:szCs w:val="20"/>
        </w:rPr>
      </w:pPr>
    </w:p>
    <w:p w14:paraId="1BB7C863" w14:textId="77777777" w:rsidR="009729B8" w:rsidRDefault="00296A1D" w:rsidP="00812B6A">
      <w:pPr>
        <w:pStyle w:val="Heading2"/>
        <w:jc w:val="left"/>
      </w:pPr>
      <w:bookmarkStart w:id="18" w:name="_Toc138250190"/>
      <w:r>
        <w:t>3.1 Detailed Literature Review</w:t>
      </w:r>
      <w:bookmarkEnd w:id="18"/>
    </w:p>
    <w:p w14:paraId="748F343F" w14:textId="77777777" w:rsidR="009729B8" w:rsidRDefault="00296A1D" w:rsidP="00812B6A">
      <w:pPr>
        <w:rPr>
          <w:sz w:val="24"/>
          <w:szCs w:val="24"/>
        </w:rPr>
      </w:pPr>
      <w:r>
        <w:rPr>
          <w:sz w:val="24"/>
          <w:szCs w:val="24"/>
        </w:rPr>
        <w:t>Here is the detailed literature review of 30 papers mentioned in the table:</w:t>
      </w:r>
    </w:p>
    <w:p w14:paraId="34D458E0" w14:textId="77777777" w:rsidR="009729B8" w:rsidRDefault="00296A1D" w:rsidP="00812B6A">
      <w:pPr>
        <w:numPr>
          <w:ilvl w:val="0"/>
          <w:numId w:val="11"/>
        </w:numPr>
        <w:pBdr>
          <w:top w:val="nil"/>
          <w:left w:val="nil"/>
          <w:bottom w:val="nil"/>
          <w:right w:val="nil"/>
          <w:between w:val="nil"/>
        </w:pBdr>
        <w:spacing w:after="160" w:line="259" w:lineRule="auto"/>
        <w:rPr>
          <w:b/>
          <w:color w:val="000000"/>
          <w:sz w:val="20"/>
          <w:szCs w:val="20"/>
        </w:rPr>
      </w:pPr>
      <w:r>
        <w:rPr>
          <w:b/>
          <w:color w:val="000000"/>
          <w:sz w:val="20"/>
          <w:szCs w:val="20"/>
        </w:rPr>
        <w:t>Emotion detection from text and speech</w:t>
      </w:r>
    </w:p>
    <w:p w14:paraId="51624E88" w14:textId="77777777" w:rsidR="009729B8" w:rsidRDefault="00296A1D" w:rsidP="00812B6A">
      <w:pPr>
        <w:rPr>
          <w:sz w:val="20"/>
          <w:szCs w:val="20"/>
        </w:rPr>
      </w:pPr>
      <w:r>
        <w:rPr>
          <w:sz w:val="20"/>
          <w:szCs w:val="20"/>
        </w:rPr>
        <w:t>This paper provides an extensive review of the current research and techniques employed in the detection of emotions from both text and speech data. The authors provide a detailed description of emotions and their importance in communication, followed by a comprehensive overview of the techniques used in the field, including supervised and unsupervised machine learning algorithms, sentiment analysis, and feature extraction techniques. The paper discusses the challenges and limitations of existing approaches and identifies opportunities for future research.</w:t>
      </w:r>
    </w:p>
    <w:p w14:paraId="436BAA59" w14:textId="77777777" w:rsidR="009729B8" w:rsidRDefault="00296A1D" w:rsidP="00812B6A">
      <w:pPr>
        <w:rPr>
          <w:sz w:val="20"/>
          <w:szCs w:val="20"/>
        </w:rPr>
      </w:pPr>
      <w:r>
        <w:rPr>
          <w:sz w:val="20"/>
          <w:szCs w:val="20"/>
        </w:rPr>
        <w:t>.</w:t>
      </w:r>
    </w:p>
    <w:p w14:paraId="1472E43D" w14:textId="77777777" w:rsidR="009729B8" w:rsidRPr="00DB46CC" w:rsidRDefault="00296A1D" w:rsidP="00812B6A">
      <w:pPr>
        <w:numPr>
          <w:ilvl w:val="0"/>
          <w:numId w:val="11"/>
        </w:numPr>
        <w:pBdr>
          <w:top w:val="nil"/>
          <w:left w:val="nil"/>
          <w:bottom w:val="nil"/>
          <w:right w:val="nil"/>
          <w:between w:val="nil"/>
        </w:pBdr>
        <w:spacing w:after="160" w:line="259" w:lineRule="auto"/>
        <w:rPr>
          <w:b/>
          <w:color w:val="000000"/>
          <w:sz w:val="20"/>
          <w:szCs w:val="20"/>
        </w:rPr>
      </w:pPr>
      <w:r>
        <w:rPr>
          <w:b/>
          <w:color w:val="000000"/>
          <w:sz w:val="20"/>
          <w:szCs w:val="20"/>
        </w:rPr>
        <w:t>Speech Emotion Recognition Using Deep Learning Techniques</w:t>
      </w:r>
    </w:p>
    <w:p w14:paraId="16AAABB7" w14:textId="77777777" w:rsidR="009729B8" w:rsidRDefault="00296A1D" w:rsidP="00812B6A">
      <w:pPr>
        <w:rPr>
          <w:sz w:val="20"/>
          <w:szCs w:val="20"/>
        </w:rPr>
      </w:pPr>
      <w:r>
        <w:rPr>
          <w:sz w:val="20"/>
          <w:szCs w:val="20"/>
        </w:rPr>
        <w:t>The article starts by providing a brief overview of the importance of speech emotion recognition and its applications in various fields such as psychology, medicine, and human-computer interaction. They categorize the reviewed papers based on the type of deep learning techniques used, such as Convolutional Neural Networks (CNNs), Recurrent Neural Networks (RNNs), and Hybrid Neural Networks.</w:t>
      </w:r>
    </w:p>
    <w:p w14:paraId="2C8A3DC2" w14:textId="77777777" w:rsidR="009729B8" w:rsidRDefault="00296A1D" w:rsidP="00812B6A">
      <w:pPr>
        <w:numPr>
          <w:ilvl w:val="0"/>
          <w:numId w:val="11"/>
        </w:numPr>
        <w:pBdr>
          <w:top w:val="nil"/>
          <w:left w:val="nil"/>
          <w:bottom w:val="nil"/>
          <w:right w:val="nil"/>
          <w:between w:val="nil"/>
        </w:pBdr>
        <w:spacing w:after="160" w:line="259" w:lineRule="auto"/>
        <w:rPr>
          <w:b/>
          <w:color w:val="000000"/>
          <w:sz w:val="20"/>
          <w:szCs w:val="20"/>
        </w:rPr>
      </w:pPr>
      <w:r>
        <w:rPr>
          <w:b/>
          <w:color w:val="000000"/>
          <w:sz w:val="20"/>
          <w:szCs w:val="20"/>
        </w:rPr>
        <w:t xml:space="preserve">State-of-the-art approaches for emotion recognition in </w:t>
      </w:r>
      <w:r>
        <w:rPr>
          <w:b/>
          <w:sz w:val="20"/>
          <w:szCs w:val="20"/>
        </w:rPr>
        <w:t xml:space="preserve">a </w:t>
      </w:r>
      <w:r>
        <w:rPr>
          <w:b/>
          <w:color w:val="000000"/>
          <w:sz w:val="20"/>
          <w:szCs w:val="20"/>
        </w:rPr>
        <w:t>text</w:t>
      </w:r>
    </w:p>
    <w:p w14:paraId="4E7010BF" w14:textId="77777777" w:rsidR="009729B8" w:rsidRDefault="00296A1D" w:rsidP="00812B6A">
      <w:pPr>
        <w:rPr>
          <w:sz w:val="20"/>
          <w:szCs w:val="20"/>
        </w:rPr>
      </w:pPr>
      <w:r>
        <w:rPr>
          <w:sz w:val="20"/>
          <w:szCs w:val="20"/>
        </w:rPr>
        <w:t>The authors start by introducing the concept of emotion recognition in text and its importance in various fields such as psychology, marketing, and social media analysis. They also mention the challenges associated with this task, such as the ambiguity of emotional expressions, the cultural and linguistic variations, and the lack of labeled datasets.</w:t>
      </w:r>
    </w:p>
    <w:p w14:paraId="3C3F3DFD" w14:textId="77777777" w:rsidR="009729B8" w:rsidRDefault="00296A1D" w:rsidP="00812B6A">
      <w:pPr>
        <w:rPr>
          <w:sz w:val="20"/>
          <w:szCs w:val="20"/>
        </w:rPr>
      </w:pPr>
      <w:r>
        <w:rPr>
          <w:sz w:val="20"/>
          <w:szCs w:val="20"/>
        </w:rPr>
        <w:t xml:space="preserve">The paper then proceeds to review the existing approaches for emotion recognition in text, starting with the traditional rule-based methods that use predefined lexicons and linguistic rules to identify emotions. </w:t>
      </w:r>
    </w:p>
    <w:p w14:paraId="6139DB24" w14:textId="77777777" w:rsidR="009729B8" w:rsidRDefault="00296A1D" w:rsidP="00812B6A">
      <w:pPr>
        <w:numPr>
          <w:ilvl w:val="0"/>
          <w:numId w:val="11"/>
        </w:numPr>
        <w:pBdr>
          <w:top w:val="nil"/>
          <w:left w:val="nil"/>
          <w:bottom w:val="nil"/>
          <w:right w:val="nil"/>
          <w:between w:val="nil"/>
        </w:pBdr>
        <w:spacing w:after="160" w:line="259" w:lineRule="auto"/>
        <w:rPr>
          <w:b/>
          <w:color w:val="000000"/>
          <w:sz w:val="20"/>
          <w:szCs w:val="20"/>
        </w:rPr>
      </w:pPr>
      <w:r>
        <w:rPr>
          <w:b/>
          <w:color w:val="000000"/>
          <w:sz w:val="20"/>
          <w:szCs w:val="20"/>
        </w:rPr>
        <w:t xml:space="preserve">Clustering-Based Speech Emotion Recognition by Incorporating Learned Features and Deep </w:t>
      </w:r>
      <w:proofErr w:type="spellStart"/>
      <w:r>
        <w:rPr>
          <w:b/>
          <w:color w:val="000000"/>
          <w:sz w:val="20"/>
          <w:szCs w:val="20"/>
        </w:rPr>
        <w:t>BiLSTM</w:t>
      </w:r>
      <w:proofErr w:type="spellEnd"/>
    </w:p>
    <w:p w14:paraId="0398D1D1" w14:textId="77777777" w:rsidR="009729B8" w:rsidRDefault="00296A1D" w:rsidP="00812B6A">
      <w:pPr>
        <w:rPr>
          <w:sz w:val="20"/>
          <w:szCs w:val="20"/>
        </w:rPr>
      </w:pPr>
      <w:r>
        <w:rPr>
          <w:sz w:val="20"/>
          <w:szCs w:val="20"/>
        </w:rPr>
        <w:t xml:space="preserve">This paper proposes a clustering-based approach for speech emotion recognition. The authors incorporate learned features and a deep </w:t>
      </w:r>
      <w:proofErr w:type="spellStart"/>
      <w:r>
        <w:rPr>
          <w:sz w:val="20"/>
          <w:szCs w:val="20"/>
        </w:rPr>
        <w:t>BiLSTM</w:t>
      </w:r>
      <w:proofErr w:type="spellEnd"/>
      <w:r>
        <w:rPr>
          <w:sz w:val="20"/>
          <w:szCs w:val="20"/>
        </w:rPr>
        <w:t xml:space="preserve"> (Bidirectional Long Short-Term Memory) network to improve the performance of the proposed approach.</w:t>
      </w:r>
    </w:p>
    <w:p w14:paraId="18B5FB52" w14:textId="77777777" w:rsidR="009729B8" w:rsidRDefault="00296A1D" w:rsidP="00812B6A">
      <w:pPr>
        <w:rPr>
          <w:sz w:val="20"/>
          <w:szCs w:val="20"/>
        </w:rPr>
      </w:pPr>
      <w:r>
        <w:rPr>
          <w:sz w:val="20"/>
          <w:szCs w:val="20"/>
        </w:rPr>
        <w:t xml:space="preserve">The paper begins with an introduction to the importance of speech emotion recognition and the challenges associated with it. The authors then review existing techniques for speech emotion recognition, including </w:t>
      </w:r>
      <w:r>
        <w:rPr>
          <w:sz w:val="20"/>
          <w:szCs w:val="20"/>
        </w:rPr>
        <w:lastRenderedPageBreak/>
        <w:t>feature extraction, classification, and deep learning-based methods. They highlight the limitations of these methods and the need for a more effective approach.</w:t>
      </w:r>
    </w:p>
    <w:p w14:paraId="18773BB4" w14:textId="77777777" w:rsidR="009729B8" w:rsidRDefault="00296A1D" w:rsidP="00812B6A">
      <w:pPr>
        <w:rPr>
          <w:sz w:val="20"/>
          <w:szCs w:val="20"/>
        </w:rPr>
      </w:pPr>
      <w:r>
        <w:rPr>
          <w:sz w:val="20"/>
          <w:szCs w:val="20"/>
        </w:rPr>
        <w:t>The proposed clustering-based approach involves first clustering the input speech signal into multiple clusters, each representing a specific emotion.</w:t>
      </w:r>
    </w:p>
    <w:p w14:paraId="313A23BC" w14:textId="77777777" w:rsidR="009729B8" w:rsidRDefault="00296A1D" w:rsidP="00812B6A">
      <w:pPr>
        <w:numPr>
          <w:ilvl w:val="0"/>
          <w:numId w:val="11"/>
        </w:numPr>
        <w:pBdr>
          <w:top w:val="nil"/>
          <w:left w:val="nil"/>
          <w:bottom w:val="nil"/>
          <w:right w:val="nil"/>
          <w:between w:val="nil"/>
        </w:pBdr>
        <w:spacing w:after="160" w:line="259" w:lineRule="auto"/>
        <w:rPr>
          <w:b/>
          <w:color w:val="000000"/>
          <w:sz w:val="20"/>
          <w:szCs w:val="20"/>
        </w:rPr>
      </w:pPr>
      <w:r>
        <w:rPr>
          <w:b/>
          <w:color w:val="000000"/>
          <w:sz w:val="20"/>
          <w:szCs w:val="20"/>
        </w:rPr>
        <w:t>Speech Emotion Recognition with Multi-task Learning</w:t>
      </w:r>
    </w:p>
    <w:p w14:paraId="1E79B7BE" w14:textId="77777777" w:rsidR="009729B8" w:rsidRDefault="00296A1D" w:rsidP="00812B6A">
      <w:pPr>
        <w:rPr>
          <w:sz w:val="20"/>
          <w:szCs w:val="20"/>
        </w:rPr>
      </w:pPr>
      <w:r>
        <w:rPr>
          <w:sz w:val="20"/>
          <w:szCs w:val="20"/>
        </w:rPr>
        <w:t xml:space="preserve">This paper by Ismail Shahin, Ali </w:t>
      </w:r>
      <w:proofErr w:type="spellStart"/>
      <w:r>
        <w:rPr>
          <w:sz w:val="20"/>
          <w:szCs w:val="20"/>
        </w:rPr>
        <w:t>Bou</w:t>
      </w:r>
      <w:proofErr w:type="spellEnd"/>
      <w:r>
        <w:rPr>
          <w:sz w:val="20"/>
          <w:szCs w:val="20"/>
        </w:rPr>
        <w:t xml:space="preserve"> Nassif, and </w:t>
      </w:r>
      <w:proofErr w:type="spellStart"/>
      <w:r>
        <w:rPr>
          <w:sz w:val="20"/>
          <w:szCs w:val="20"/>
        </w:rPr>
        <w:t>Shibani</w:t>
      </w:r>
      <w:proofErr w:type="spellEnd"/>
      <w:r>
        <w:rPr>
          <w:sz w:val="20"/>
          <w:szCs w:val="20"/>
        </w:rPr>
        <w:t xml:space="preserve"> </w:t>
      </w:r>
      <w:proofErr w:type="spellStart"/>
      <w:r>
        <w:rPr>
          <w:sz w:val="20"/>
          <w:szCs w:val="20"/>
        </w:rPr>
        <w:t>Hamsa</w:t>
      </w:r>
      <w:proofErr w:type="spellEnd"/>
      <w:r>
        <w:rPr>
          <w:sz w:val="20"/>
          <w:szCs w:val="20"/>
        </w:rPr>
        <w:t xml:space="preserve"> presents a novel approach for emotion recognition using a combination of a Hybrid Gaussian Mixture Model (HGMM) and Deep Neural Network (DNN) architectures. The study is motivated by the need for robust and efficient emotion recognition systems, which can have applications in various fields, including human-computer interaction, healthcare, and entertainment. They introduce their proposed method, which combines the strengths of HGMM and DNN. The output of the HGMM is then fed into a DNN, which is trained using backpropagation to classify the input into one of the target emotion categories. The authors use a dataset of Arabic speech signals to evaluate their proposed approach, achieving an accuracy of 82.5%, which outperforms several state-of-the-art approaches.</w:t>
      </w:r>
    </w:p>
    <w:p w14:paraId="3E8AC2B3" w14:textId="77777777" w:rsidR="009729B8" w:rsidRDefault="009729B8" w:rsidP="00812B6A">
      <w:pPr>
        <w:rPr>
          <w:sz w:val="20"/>
          <w:szCs w:val="20"/>
        </w:rPr>
      </w:pPr>
    </w:p>
    <w:p w14:paraId="6C5C1C39"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Hybrid Approach for Emotion Classification of Audio Conversation Based on Text and Speech Mining</w:t>
      </w:r>
    </w:p>
    <w:p w14:paraId="24B3B6B0" w14:textId="77777777" w:rsidR="009729B8" w:rsidRDefault="00296A1D" w:rsidP="00812B6A">
      <w:pPr>
        <w:rPr>
          <w:sz w:val="20"/>
          <w:szCs w:val="20"/>
        </w:rPr>
      </w:pPr>
      <w:r>
        <w:rPr>
          <w:sz w:val="20"/>
          <w:szCs w:val="20"/>
        </w:rPr>
        <w:t>The literature review of the paper provides an overview of previous studies on emotion classification, particularly in the context of audio conversations. The paper discusses various approaches that have been proposed in the literature, including rule-based systems, statistical models, and machine-learning algorithms. The authors highlight the limitations of these approaches, particularly in the context of emotion classification of audio conversations. The paper emphasizes the importance of combining multiple modalities, such as text and speech, for accurate and robust emotion classification.</w:t>
      </w:r>
    </w:p>
    <w:p w14:paraId="1D743AB5"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Deep learning approach to text analysis for human emotion detection from big data</w:t>
      </w:r>
    </w:p>
    <w:p w14:paraId="0EFCF126" w14:textId="77777777" w:rsidR="009729B8" w:rsidRDefault="00296A1D" w:rsidP="00812B6A">
      <w:pPr>
        <w:rPr>
          <w:sz w:val="20"/>
          <w:szCs w:val="20"/>
        </w:rPr>
      </w:pPr>
      <w:r>
        <w:rPr>
          <w:sz w:val="20"/>
          <w:szCs w:val="20"/>
        </w:rPr>
        <w:t>The study aims to address the challenge of detecting human emotions from big data using text analysis techniques. To achieve this, the author proposes a deep learning approach that involves the use of a neural network model known as Long Short-Term Memory (LSTM). The LSTM model is trained using a large dataset of human emotions expressed in textual data.</w:t>
      </w:r>
    </w:p>
    <w:p w14:paraId="18BBE58C" w14:textId="77777777" w:rsidR="009729B8" w:rsidRDefault="00296A1D" w:rsidP="00812B6A">
      <w:pPr>
        <w:rPr>
          <w:sz w:val="20"/>
          <w:szCs w:val="20"/>
        </w:rPr>
      </w:pPr>
      <w:r>
        <w:rPr>
          <w:sz w:val="20"/>
          <w:szCs w:val="20"/>
        </w:rPr>
        <w:t>The literature review of the paper reveals that there is a growing interest in the use of deep learning techniques for natural language processing tasks, including sentiment analysis and emotion detection.</w:t>
      </w:r>
    </w:p>
    <w:p w14:paraId="7B61DBCF" w14:textId="77777777" w:rsidR="009729B8" w:rsidRDefault="00296A1D" w:rsidP="00812B6A">
      <w:pPr>
        <w:rPr>
          <w:sz w:val="20"/>
          <w:szCs w:val="20"/>
        </w:rPr>
      </w:pPr>
      <w:r>
        <w:rPr>
          <w:sz w:val="20"/>
          <w:szCs w:val="20"/>
        </w:rPr>
        <w:t>.</w:t>
      </w:r>
    </w:p>
    <w:p w14:paraId="743A9DFD"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SPEECH EMOTION RECOGNITION USING SELF-SUPERVISED FEATURES</w:t>
      </w:r>
    </w:p>
    <w:p w14:paraId="07CBF49D" w14:textId="77777777" w:rsidR="009729B8" w:rsidRDefault="00296A1D" w:rsidP="00812B6A">
      <w:pPr>
        <w:rPr>
          <w:sz w:val="20"/>
          <w:szCs w:val="20"/>
        </w:rPr>
      </w:pPr>
      <w:r>
        <w:rPr>
          <w:sz w:val="20"/>
          <w:szCs w:val="20"/>
        </w:rPr>
        <w:t xml:space="preserve">The authors highlight the limitations of these approaches, particularly in terms of the need for large amounts of labeled data and the generalization performance of the models. The paper emphasizes the importance of developing methods that can effectively learn from </w:t>
      </w:r>
      <w:proofErr w:type="spellStart"/>
      <w:r>
        <w:rPr>
          <w:sz w:val="20"/>
          <w:szCs w:val="20"/>
        </w:rPr>
        <w:t>unlabelled</w:t>
      </w:r>
      <w:proofErr w:type="spellEnd"/>
      <w:r>
        <w:rPr>
          <w:sz w:val="20"/>
          <w:szCs w:val="20"/>
        </w:rPr>
        <w:t xml:space="preserve"> data for SER.</w:t>
      </w:r>
    </w:p>
    <w:p w14:paraId="3673EEB2"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proofErr w:type="spellStart"/>
      <w:r>
        <w:rPr>
          <w:b/>
          <w:color w:val="000000"/>
          <w:sz w:val="20"/>
          <w:szCs w:val="20"/>
        </w:rPr>
        <w:t>Multiomdel</w:t>
      </w:r>
      <w:proofErr w:type="spellEnd"/>
      <w:r>
        <w:rPr>
          <w:b/>
          <w:color w:val="000000"/>
          <w:sz w:val="20"/>
          <w:szCs w:val="20"/>
        </w:rPr>
        <w:t xml:space="preserve"> Speech emotion recognition using audio and text</w:t>
      </w:r>
    </w:p>
    <w:p w14:paraId="1898FD54" w14:textId="77777777" w:rsidR="009729B8" w:rsidRDefault="00296A1D" w:rsidP="00812B6A">
      <w:pPr>
        <w:rPr>
          <w:sz w:val="20"/>
          <w:szCs w:val="20"/>
        </w:rPr>
      </w:pPr>
      <w:r>
        <w:rPr>
          <w:sz w:val="20"/>
          <w:szCs w:val="20"/>
        </w:rPr>
        <w:t>The authors note that traditional approaches to SER have limitations, particularly in terms of handling noisy data and requiring large amounts of labeled data. They also note that the use of deep learning and multimodal fusion has shown promise in improving the performance of SER models.</w:t>
      </w:r>
    </w:p>
    <w:p w14:paraId="403B511D" w14:textId="77777777" w:rsidR="009729B8" w:rsidRDefault="00296A1D" w:rsidP="00812B6A">
      <w:pPr>
        <w:rPr>
          <w:sz w:val="20"/>
          <w:szCs w:val="20"/>
        </w:rPr>
      </w:pPr>
      <w:r>
        <w:rPr>
          <w:sz w:val="20"/>
          <w:szCs w:val="20"/>
        </w:rPr>
        <w:t>The authors then present their proposed approach for multimodal SER, which involves using a deep neural network architecture that combines audio and text features.</w:t>
      </w:r>
    </w:p>
    <w:p w14:paraId="3EA397F5"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 xml:space="preserve">Detecting Emotion from Natural Language text using hybrid and NLP </w:t>
      </w:r>
      <w:r>
        <w:rPr>
          <w:b/>
          <w:sz w:val="20"/>
          <w:szCs w:val="20"/>
        </w:rPr>
        <w:t>Models</w:t>
      </w:r>
    </w:p>
    <w:p w14:paraId="2509645A" w14:textId="77777777" w:rsidR="009729B8" w:rsidRDefault="00296A1D" w:rsidP="00812B6A">
      <w:pPr>
        <w:rPr>
          <w:sz w:val="20"/>
          <w:szCs w:val="20"/>
        </w:rPr>
      </w:pPr>
      <w:r>
        <w:rPr>
          <w:sz w:val="20"/>
          <w:szCs w:val="20"/>
        </w:rPr>
        <w:t>The authors then discuss the different approaches that have been used to detect emotions in text, including rule-based approaches, machine learning-based approaches, and deep learning-based approaches. They provide an overview of the advantages and limitations of each approach, highlighting that deep learning-based approaches have shown promising results in recent years.</w:t>
      </w:r>
    </w:p>
    <w:p w14:paraId="745B9C12" w14:textId="77777777" w:rsidR="009729B8" w:rsidRDefault="00296A1D" w:rsidP="00812B6A">
      <w:pPr>
        <w:rPr>
          <w:sz w:val="20"/>
          <w:szCs w:val="20"/>
        </w:rPr>
      </w:pPr>
      <w:r>
        <w:rPr>
          <w:sz w:val="20"/>
          <w:szCs w:val="20"/>
        </w:rPr>
        <w:lastRenderedPageBreak/>
        <w:t>The paper then introduces the concept of pre-trained NLP models, which are trained on large datasets and can be fine-tuned for specific tasks such as emotion detection.</w:t>
      </w:r>
    </w:p>
    <w:p w14:paraId="797F5466"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proofErr w:type="spellStart"/>
      <w:r>
        <w:rPr>
          <w:b/>
          <w:color w:val="000000"/>
          <w:sz w:val="20"/>
          <w:szCs w:val="20"/>
        </w:rPr>
        <w:t>Multimodel</w:t>
      </w:r>
      <w:proofErr w:type="spellEnd"/>
      <w:r>
        <w:rPr>
          <w:b/>
          <w:color w:val="000000"/>
          <w:sz w:val="20"/>
          <w:szCs w:val="20"/>
        </w:rPr>
        <w:t xml:space="preserve"> emotion recognition with </w:t>
      </w:r>
      <w:r>
        <w:rPr>
          <w:b/>
          <w:sz w:val="20"/>
          <w:szCs w:val="20"/>
        </w:rPr>
        <w:t>high-level</w:t>
      </w:r>
      <w:r>
        <w:rPr>
          <w:b/>
          <w:color w:val="000000"/>
          <w:sz w:val="20"/>
          <w:szCs w:val="20"/>
        </w:rPr>
        <w:t xml:space="preserve"> speech and text features</w:t>
      </w:r>
    </w:p>
    <w:p w14:paraId="24D5C29F" w14:textId="77777777" w:rsidR="009729B8" w:rsidRDefault="00296A1D" w:rsidP="00812B6A">
      <w:pPr>
        <w:rPr>
          <w:sz w:val="20"/>
          <w:szCs w:val="20"/>
        </w:rPr>
      </w:pPr>
      <w:r>
        <w:rPr>
          <w:sz w:val="20"/>
          <w:szCs w:val="20"/>
        </w:rPr>
        <w:t>The authors describe the advantages and limitations of different modalities, emphasizing that speech and text are particularly important for capturing complex emotions.</w:t>
      </w:r>
    </w:p>
    <w:p w14:paraId="37980117" w14:textId="77777777" w:rsidR="009729B8" w:rsidRDefault="00296A1D" w:rsidP="00812B6A">
      <w:pPr>
        <w:rPr>
          <w:sz w:val="20"/>
          <w:szCs w:val="20"/>
        </w:rPr>
      </w:pPr>
      <w:r>
        <w:rPr>
          <w:sz w:val="20"/>
          <w:szCs w:val="20"/>
        </w:rPr>
        <w:t>The authors then discuss the different approaches that have been used for multimodal emotion recognition, including feature-level fusion, decision-level fusion, and hybrid approaches. They provide an overview of the advantages and limitations of each approach, highlighting that hybrid approaches have shown promising results in recent years.</w:t>
      </w:r>
    </w:p>
    <w:p w14:paraId="5D6E9317"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 xml:space="preserve">Bimodal speech emotion recognition using </w:t>
      </w:r>
      <w:r>
        <w:rPr>
          <w:b/>
          <w:sz w:val="20"/>
          <w:szCs w:val="20"/>
        </w:rPr>
        <w:t>pre-trained</w:t>
      </w:r>
      <w:r>
        <w:rPr>
          <w:b/>
          <w:color w:val="000000"/>
          <w:sz w:val="20"/>
          <w:szCs w:val="20"/>
        </w:rPr>
        <w:t xml:space="preserve"> language models</w:t>
      </w:r>
    </w:p>
    <w:p w14:paraId="760DBAFC" w14:textId="77777777" w:rsidR="009729B8" w:rsidRDefault="00296A1D" w:rsidP="00812B6A">
      <w:pPr>
        <w:rPr>
          <w:sz w:val="20"/>
          <w:szCs w:val="20"/>
        </w:rPr>
      </w:pPr>
      <w:r>
        <w:rPr>
          <w:sz w:val="20"/>
          <w:szCs w:val="20"/>
        </w:rPr>
        <w:t>The authors present a comprehensive literature review of existing research on speech emotion recognition and highlight the challenges and opportunities in this field.</w:t>
      </w:r>
    </w:p>
    <w:p w14:paraId="07CB4964" w14:textId="77777777" w:rsidR="009729B8" w:rsidRDefault="00296A1D" w:rsidP="00812B6A">
      <w:pPr>
        <w:rPr>
          <w:sz w:val="20"/>
          <w:szCs w:val="20"/>
        </w:rPr>
      </w:pPr>
      <w:r>
        <w:rPr>
          <w:sz w:val="20"/>
          <w:szCs w:val="20"/>
        </w:rPr>
        <w:t xml:space="preserve">The paper then introduces the concept of pre-trained language models, which are trained on large amounts of text data and can be fine-tuned for specific tasks such as speech emotion recognition. The paper then presents a bimodal speech emotion recognition system that combines pre-trained language models with acoustic features. </w:t>
      </w:r>
    </w:p>
    <w:p w14:paraId="1CCB2DEA"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 xml:space="preserve">Deep neural networks for emotion recognition combining </w:t>
      </w:r>
      <w:r>
        <w:rPr>
          <w:b/>
          <w:sz w:val="20"/>
          <w:szCs w:val="20"/>
        </w:rPr>
        <w:t>audio</w:t>
      </w:r>
      <w:r>
        <w:rPr>
          <w:b/>
          <w:color w:val="000000"/>
          <w:sz w:val="20"/>
          <w:szCs w:val="20"/>
        </w:rPr>
        <w:t xml:space="preserve"> and transcripts</w:t>
      </w:r>
    </w:p>
    <w:p w14:paraId="39AD2068" w14:textId="77777777" w:rsidR="009729B8" w:rsidRDefault="00296A1D" w:rsidP="00812B6A">
      <w:pPr>
        <w:rPr>
          <w:sz w:val="20"/>
          <w:szCs w:val="20"/>
        </w:rPr>
      </w:pPr>
      <w:r>
        <w:rPr>
          <w:sz w:val="20"/>
          <w:szCs w:val="20"/>
        </w:rPr>
        <w:t>The study aims to improve the performance of emotion recognition systems by combining audio and text data using deep neural networks. The authors begin with a comprehensive review of existing literature on emotion recognition, highlighting the challenges and opportunities of multimodal emotion recognition. They note that emotions are conveyed through different modalities, such as speech, text, and facial expressions, and combining these modalities can enhance the accuracy and robustness of emotion recognition systems.</w:t>
      </w:r>
    </w:p>
    <w:p w14:paraId="41C10AAD" w14:textId="77777777" w:rsidR="009729B8" w:rsidRDefault="00296A1D" w:rsidP="00812B6A">
      <w:pPr>
        <w:rPr>
          <w:sz w:val="20"/>
          <w:szCs w:val="20"/>
        </w:rPr>
      </w:pPr>
      <w:r>
        <w:rPr>
          <w:sz w:val="20"/>
          <w:szCs w:val="20"/>
        </w:rPr>
        <w:t>The paper then presents a multimodal emotion recognition system that combines audio and text data using deep neural networks. Specifically, the authors use convolutional neural networks (CNNs) and long short-term memory (LSTM) networks to extract relevant features from audio and text data, respectively. The extracted features are then combined using a hybrid CNN-LSTM network.</w:t>
      </w:r>
    </w:p>
    <w:p w14:paraId="25C360F9"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proofErr w:type="spellStart"/>
      <w:r>
        <w:rPr>
          <w:b/>
          <w:color w:val="000000"/>
          <w:sz w:val="20"/>
          <w:szCs w:val="20"/>
        </w:rPr>
        <w:t>Multimodel</w:t>
      </w:r>
      <w:proofErr w:type="spellEnd"/>
      <w:r>
        <w:rPr>
          <w:b/>
          <w:color w:val="000000"/>
          <w:sz w:val="20"/>
          <w:szCs w:val="20"/>
        </w:rPr>
        <w:t xml:space="preserve"> Speech emotion recognition using audio and text</w:t>
      </w:r>
    </w:p>
    <w:p w14:paraId="536BE6EE" w14:textId="77777777" w:rsidR="009729B8" w:rsidRDefault="00296A1D" w:rsidP="00812B6A">
      <w:pPr>
        <w:rPr>
          <w:sz w:val="20"/>
          <w:szCs w:val="20"/>
        </w:rPr>
      </w:pPr>
      <w:r>
        <w:rPr>
          <w:sz w:val="20"/>
          <w:szCs w:val="20"/>
        </w:rPr>
        <w:t>The study aims to improve the performance of speech emotion recognition systems by combining audio and text data using a multimodal approach. The authors begin with a comprehensive review of existing literature on emotion recognition, highlighting the challenges and opportunities of multimodal emotion recognition. They note that emotions are conveyed through different modalities, such as speech, text, and facial expressions, and combining these modalities can enhance the accuracy and robustness of emotion recognition systems.</w:t>
      </w:r>
    </w:p>
    <w:p w14:paraId="6D871452" w14:textId="77777777" w:rsidR="009729B8" w:rsidRDefault="00296A1D" w:rsidP="00812B6A">
      <w:pPr>
        <w:rPr>
          <w:b/>
          <w:sz w:val="20"/>
          <w:szCs w:val="20"/>
        </w:rPr>
      </w:pPr>
      <w:r>
        <w:rPr>
          <w:sz w:val="20"/>
          <w:szCs w:val="20"/>
        </w:rPr>
        <w:t>The paper then presents a multimodal speech emotion recognition system that combines audio and text data using a combination of convolutional neural networks (CNNs) and long short-term memory (LSTM) networks..</w:t>
      </w:r>
    </w:p>
    <w:p w14:paraId="72238226"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 xml:space="preserve">Efficient speech emotion recognition using </w:t>
      </w:r>
      <w:r>
        <w:rPr>
          <w:b/>
          <w:sz w:val="20"/>
          <w:szCs w:val="20"/>
        </w:rPr>
        <w:t>multi-scale</w:t>
      </w:r>
      <w:r>
        <w:rPr>
          <w:b/>
          <w:color w:val="000000"/>
          <w:sz w:val="20"/>
          <w:szCs w:val="20"/>
        </w:rPr>
        <w:t xml:space="preserve"> </w:t>
      </w:r>
      <w:proofErr w:type="spellStart"/>
      <w:r>
        <w:rPr>
          <w:b/>
          <w:color w:val="000000"/>
          <w:sz w:val="20"/>
          <w:szCs w:val="20"/>
        </w:rPr>
        <w:t>cnn</w:t>
      </w:r>
      <w:proofErr w:type="spellEnd"/>
      <w:r>
        <w:rPr>
          <w:b/>
          <w:color w:val="000000"/>
          <w:sz w:val="20"/>
          <w:szCs w:val="20"/>
        </w:rPr>
        <w:t xml:space="preserve"> and attention</w:t>
      </w:r>
    </w:p>
    <w:p w14:paraId="5744EF74" w14:textId="77777777" w:rsidR="009729B8" w:rsidRDefault="00296A1D" w:rsidP="00812B6A">
      <w:pPr>
        <w:rPr>
          <w:sz w:val="20"/>
          <w:szCs w:val="20"/>
        </w:rPr>
      </w:pPr>
      <w:r>
        <w:rPr>
          <w:sz w:val="20"/>
          <w:szCs w:val="20"/>
        </w:rPr>
        <w:t>The proposed method uses multi-scale CNNs to capture features at different scales and attention mechanisms to focus on the most relevant features. The authors evaluate their model on two widely used datasets, the Berlin Database of Emotional Speech and the Ryerson Audio-Visual Database of Emotional Speech and Song, and compare it with several state-of-the-art methods.</w:t>
      </w:r>
    </w:p>
    <w:p w14:paraId="0AA31487" w14:textId="77777777" w:rsidR="009729B8" w:rsidRDefault="00296A1D" w:rsidP="00812B6A">
      <w:pPr>
        <w:rPr>
          <w:sz w:val="20"/>
          <w:szCs w:val="20"/>
        </w:rPr>
      </w:pPr>
      <w:r>
        <w:rPr>
          <w:sz w:val="20"/>
          <w:szCs w:val="20"/>
        </w:rPr>
        <w:t>The results show that the proposed model outperforms other methods in terms of accuracy and computational efficiency. The authors also provide a detailed analysis of the model's performance, showing that the multi-scale CNN and attention mechanism contribute significantly to its accuracy.</w:t>
      </w:r>
    </w:p>
    <w:p w14:paraId="2D573B49"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Hybrid Approach for Emotion Classification of Audio Conversation Based on Text and Speech Mining</w:t>
      </w:r>
    </w:p>
    <w:p w14:paraId="068A3ADC" w14:textId="77777777" w:rsidR="009729B8" w:rsidRDefault="00296A1D" w:rsidP="00812B6A">
      <w:pPr>
        <w:rPr>
          <w:sz w:val="20"/>
          <w:szCs w:val="20"/>
        </w:rPr>
      </w:pPr>
      <w:r>
        <w:rPr>
          <w:sz w:val="20"/>
          <w:szCs w:val="20"/>
        </w:rPr>
        <w:lastRenderedPageBreak/>
        <w:t>The proposed method consists of two phases: text mining and speech mining. In the text mining phase, the authors use natural language processing techniques to extract features from the transcribed text of the audio conversation.</w:t>
      </w:r>
    </w:p>
    <w:p w14:paraId="0000CD83" w14:textId="77777777" w:rsidR="009729B8" w:rsidRDefault="00296A1D" w:rsidP="00812B6A">
      <w:pPr>
        <w:rPr>
          <w:sz w:val="20"/>
          <w:szCs w:val="20"/>
        </w:rPr>
      </w:pPr>
      <w:r>
        <w:rPr>
          <w:sz w:val="20"/>
          <w:szCs w:val="20"/>
        </w:rPr>
        <w:t xml:space="preserve">The extracted features are then fed into a support vector machine (SVM) classifier for emotion classification. The authors evaluate their approach to the IEMOCAP dataset, which consists of audio conversations between two actors simulating various emotional scenarios, and compare their results with several state-of-the-art methods.. </w:t>
      </w:r>
    </w:p>
    <w:p w14:paraId="39D8C7EC"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 xml:space="preserve">An effective approach for emotion detection in multimedia text data using </w:t>
      </w:r>
      <w:r>
        <w:rPr>
          <w:b/>
          <w:sz w:val="20"/>
          <w:szCs w:val="20"/>
        </w:rPr>
        <w:t>sequence-based</w:t>
      </w:r>
      <w:r>
        <w:rPr>
          <w:b/>
          <w:color w:val="000000"/>
          <w:sz w:val="20"/>
          <w:szCs w:val="20"/>
        </w:rPr>
        <w:t xml:space="preserve"> convolutional neural network</w:t>
      </w:r>
    </w:p>
    <w:p w14:paraId="4C7A7E74" w14:textId="77777777" w:rsidR="009729B8" w:rsidRDefault="00296A1D" w:rsidP="00812B6A">
      <w:pPr>
        <w:rPr>
          <w:sz w:val="20"/>
          <w:szCs w:val="20"/>
        </w:rPr>
      </w:pPr>
      <w:r>
        <w:rPr>
          <w:sz w:val="20"/>
          <w:szCs w:val="20"/>
        </w:rPr>
        <w:t>The authors introduce a novel architecture called Sequence-based Convolutional Neural Network (S-CNN) which employs a combination of convolutional neural networks (CNNs) and recurrent neural networks (RNNs) to capture the temporal and spatial information in text data. The proposed model outperforms several state-of-the-art models on multiple benchmark datasets, demonstrating the effectiveness of the S-CNN architecture for emotion detection in text data.</w:t>
      </w:r>
    </w:p>
    <w:p w14:paraId="125207FA"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MULTI-HEAD ATTENTION FOR SPEECH EMOTION RECOGNITION WITH AUXILIARY LEARNING OF GENDER RECOGNITION</w:t>
      </w:r>
    </w:p>
    <w:p w14:paraId="7008C182" w14:textId="77777777" w:rsidR="009729B8" w:rsidRDefault="00296A1D" w:rsidP="00812B6A">
      <w:pPr>
        <w:rPr>
          <w:sz w:val="20"/>
          <w:szCs w:val="20"/>
        </w:rPr>
      </w:pPr>
      <w:r>
        <w:rPr>
          <w:sz w:val="20"/>
          <w:szCs w:val="20"/>
        </w:rPr>
        <w:t>The authors introduce a multi-head attention mechanism to enable the model to focus on different parts of the speech signal and extract relevant features for emotion recognition. Additionally, the model incorporates gender recognition as an auxiliary task, which helps to improve the accuracy of emotion recognition. Experimental results demonstrate that the proposed model outperforms several state-of-the-art models on multiple benchmark datasets, highlighting the effectiveness of the attention mechanism and the auxiliary gender recognition task.</w:t>
      </w:r>
    </w:p>
    <w:p w14:paraId="1AF48134"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Speech Emotion Recognition Using Speech Feature and Word Embedding</w:t>
      </w:r>
    </w:p>
    <w:p w14:paraId="310D6DCD" w14:textId="77777777" w:rsidR="009729B8" w:rsidRDefault="00296A1D" w:rsidP="00812B6A">
      <w:pPr>
        <w:rPr>
          <w:sz w:val="20"/>
          <w:szCs w:val="20"/>
        </w:rPr>
      </w:pPr>
      <w:r>
        <w:rPr>
          <w:sz w:val="20"/>
          <w:szCs w:val="20"/>
        </w:rPr>
        <w:t>The authors propose a multimodal fusion model that combines acoustic features extracted from speech signals and text-based features extracted from transcriptions of the speech.  The proposed model employs a deep learning architecture incorporating convolutional and recurrent layers. The authors compare the performance of their proposed model with several other fusion models, as well as with models that use only acoustic or text-based features. Experimental results demonstrate that the proposed multimodal fusion model outperforms all other models on multiple benchmark datasets, indicating the effectiveness of the fusion approach for emotion recognition from speech data.</w:t>
      </w:r>
    </w:p>
    <w:p w14:paraId="6B3A1701"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FUSION APPROACHES FOR EMOTION RECOGNITION FROM SPEECH USING ACOUSTIC AND TEXT-BASED FEATURES</w:t>
      </w:r>
    </w:p>
    <w:p w14:paraId="2E9170C8" w14:textId="77777777" w:rsidR="009729B8" w:rsidRDefault="00296A1D" w:rsidP="00812B6A">
      <w:pPr>
        <w:rPr>
          <w:sz w:val="20"/>
          <w:szCs w:val="20"/>
        </w:rPr>
      </w:pPr>
      <w:r>
        <w:rPr>
          <w:sz w:val="20"/>
          <w:szCs w:val="20"/>
        </w:rPr>
        <w:t>The proposed model combines acoustic features extracted from speech signals and text-based features extracted from transcriptions of the speech. The authors employ a deep learning architecture that incorporates both convolutional and recurrent layers to extract relevant features from the input data. The proposed multimodal fusion model outperforms other fusion models and models that use only acoustic or text-based features, demonstrating the effectiveness of the fusion approach for emotion recognition from speech data.</w:t>
      </w:r>
    </w:p>
    <w:p w14:paraId="1CA08665"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Audio-Textual Emotion Recognition Based on Improved Neural Networks</w:t>
      </w:r>
    </w:p>
    <w:p w14:paraId="55508D15" w14:textId="77777777" w:rsidR="009729B8" w:rsidRDefault="00296A1D" w:rsidP="00812B6A">
      <w:pPr>
        <w:rPr>
          <w:sz w:val="20"/>
          <w:szCs w:val="20"/>
        </w:rPr>
      </w:pPr>
      <w:r>
        <w:rPr>
          <w:sz w:val="20"/>
          <w:szCs w:val="20"/>
        </w:rPr>
        <w:t>The proposed model incorporates a gated recurrent unit (GRU) with self-attention and a convolutional neural network (CNN) to extract relevant features from the input data. The authors demonstrate the effectiveness of their proposed model on a benchmark dataset and show that it outperforms several state-of-the-art models for emotion recognition from audio and text data.</w:t>
      </w:r>
    </w:p>
    <w:p w14:paraId="0E4147E8"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DEEP MULTIMODAL LEARNING FOR EMOTION RECOGNITION IN SPOKEN LANGUAGE</w:t>
      </w:r>
    </w:p>
    <w:p w14:paraId="79704A9F" w14:textId="77777777" w:rsidR="009729B8" w:rsidRDefault="00296A1D" w:rsidP="00812B6A">
      <w:pPr>
        <w:rPr>
          <w:sz w:val="20"/>
          <w:szCs w:val="20"/>
        </w:rPr>
      </w:pPr>
      <w:r>
        <w:rPr>
          <w:sz w:val="20"/>
          <w:szCs w:val="20"/>
        </w:rPr>
        <w:t xml:space="preserve">The proposed model employs a combination of convolutional neural networks (CNNs) and long short-term memory (LSTM) networks to extract relevant features from both acoustic and linguistic data. The authors also incorporate attention mechanisms to enable the model to focus on important parts of the input data. </w:t>
      </w:r>
      <w:r>
        <w:rPr>
          <w:sz w:val="20"/>
          <w:szCs w:val="20"/>
        </w:rPr>
        <w:lastRenderedPageBreak/>
        <w:t>Experimental results demonstrate that the proposed model outperforms several state-of-the-art models for emotion recognition in spoken language.</w:t>
      </w:r>
    </w:p>
    <w:p w14:paraId="63EBB091"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SPEECH EMOTION RECOGNITION USING MULTI-HOP ATTENTION MECHANISM</w:t>
      </w:r>
    </w:p>
    <w:p w14:paraId="63E19FC9" w14:textId="77777777" w:rsidR="009729B8" w:rsidRDefault="00296A1D" w:rsidP="00812B6A">
      <w:pPr>
        <w:rPr>
          <w:sz w:val="20"/>
          <w:szCs w:val="20"/>
        </w:rPr>
      </w:pPr>
      <w:r>
        <w:rPr>
          <w:sz w:val="20"/>
          <w:szCs w:val="20"/>
        </w:rPr>
        <w:t>The proposed model employs a combination of convolutional neural networks (CNNs) and long short-term memory (LSTM) networks to extract relevant features from the input speech signal. The authors introduce a multi-hop attention mechanism that enables the model to attend to different parts of the input signal at different levels of granularity. Experimental results demonstrate that the proposed model outperforms several state-of-the-art models for speech emotion recognition.</w:t>
      </w:r>
    </w:p>
    <w:p w14:paraId="61BBDE8C"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Multimodal Approach of Speech Emotion Recognition Using Multi-Level Multi-Head Fusion Attention-Based Recurrent Neural Network</w:t>
      </w:r>
    </w:p>
    <w:p w14:paraId="7F559CB6" w14:textId="77777777" w:rsidR="009729B8" w:rsidRDefault="00296A1D" w:rsidP="00812B6A">
      <w:pPr>
        <w:rPr>
          <w:sz w:val="20"/>
          <w:szCs w:val="20"/>
        </w:rPr>
      </w:pPr>
      <w:r>
        <w:rPr>
          <w:sz w:val="20"/>
          <w:szCs w:val="20"/>
        </w:rPr>
        <w:t>The proposed model employs a combination of acoustic and linguistic features and incorporates a multi-level multi-head fusion attention-based recurrent neural network (RNN) to extract relevant features from the input data. Experimental results demonstrate that the proposed model outperforms several state-of-the-art models for speech emotion recognition.</w:t>
      </w:r>
    </w:p>
    <w:p w14:paraId="1269FBFD"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A Bimodal Approach for Speech Emotion Recognition using Audio and Text</w:t>
      </w:r>
    </w:p>
    <w:p w14:paraId="06F4D4C8" w14:textId="77777777" w:rsidR="009729B8" w:rsidRDefault="00296A1D" w:rsidP="00812B6A">
      <w:pPr>
        <w:rPr>
          <w:sz w:val="20"/>
          <w:szCs w:val="20"/>
        </w:rPr>
      </w:pPr>
      <w:r>
        <w:rPr>
          <w:sz w:val="20"/>
          <w:szCs w:val="20"/>
        </w:rPr>
        <w:t>The proposed model employs a convolutional neural network (CNN) and long short-term memory (LSTM) network to extract relevant features from the input data. The authors also incorporate attention mechanisms to enable the model to focus on important parts of the input data. Experimental results demonstrate that the proposed bimodal approach outperforms several state of these techniques.</w:t>
      </w:r>
    </w:p>
    <w:p w14:paraId="7993B526"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MULTI-MODAL EMOTION RECOGNITION ON IEMOCAP WITH NEURAL NETWORKS</w:t>
      </w:r>
    </w:p>
    <w:p w14:paraId="3299715C" w14:textId="77777777" w:rsidR="009729B8" w:rsidRDefault="00296A1D" w:rsidP="00812B6A">
      <w:pPr>
        <w:rPr>
          <w:sz w:val="20"/>
          <w:szCs w:val="20"/>
        </w:rPr>
      </w:pPr>
      <w:r>
        <w:rPr>
          <w:sz w:val="20"/>
          <w:szCs w:val="20"/>
        </w:rPr>
        <w:t>The authors proposed a model that combines audio and visual features extracted from the dataset to classify emotions. The audio features are obtained from Mel-frequency cepstral coefficients (MFCCs) and the visual features are extracted from the facial landmarks. The model is based on a combination of a convolutional neural network (CNN) and a recurrent neural network (RNN). The CNN is used to process the visual features, and the RNN is used to process the audio features. The results of the study show that the proposed model outperforms existing methods for multi-modal emotion recognition on the IEMOCAP dataset.</w:t>
      </w:r>
    </w:p>
    <w:p w14:paraId="439EA852"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Towards improving e-commerce customer review analysis for sentiment detection</w:t>
      </w:r>
    </w:p>
    <w:p w14:paraId="38AC19B9" w14:textId="77777777" w:rsidR="009729B8" w:rsidRDefault="00296A1D" w:rsidP="00812B6A">
      <w:pPr>
        <w:rPr>
          <w:sz w:val="20"/>
          <w:szCs w:val="20"/>
        </w:rPr>
      </w:pPr>
      <w:r>
        <w:rPr>
          <w:sz w:val="20"/>
          <w:szCs w:val="20"/>
        </w:rPr>
        <w:t>The authors used a dataset of customer reviews from an e-commerce website and proposed a method to preprocess the data and extract features using natural language processing (NLP) techniques. The authors also proposed a model based on a combination of a convolutional neural network (CNN) and a long short-term memory (LSTM) network to classify the reviews into positive, negative, and neutral categories. The proposed method outperforms existing methods for sentiment analysis on the dataset.</w:t>
      </w:r>
    </w:p>
    <w:p w14:paraId="3D639012"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Multimodal Embeddings From Language Models for Emotion Recognition in the Wild</w:t>
      </w:r>
    </w:p>
    <w:p w14:paraId="2F9ACF6B" w14:textId="77777777" w:rsidR="009729B8" w:rsidRDefault="00296A1D" w:rsidP="00812B6A">
      <w:pPr>
        <w:rPr>
          <w:sz w:val="20"/>
          <w:szCs w:val="20"/>
        </w:rPr>
      </w:pPr>
      <w:r>
        <w:rPr>
          <w:sz w:val="20"/>
          <w:szCs w:val="20"/>
        </w:rPr>
        <w:t>The authors used a large-scale dataset of online text and speech recordings to train a language model and extract multimodal embeddings. The embeddings are then used as input to a classifier to recognize emotions in speech recordings. The proposed method outperforms existing methods for emotion recognition in the wild, where the data is obtained from various sources with different noise levels and recording qualities.</w:t>
      </w:r>
    </w:p>
    <w:p w14:paraId="6113FD48"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Speech Emotion Recognition Using Spectrogram &amp; Phoneme Embedding</w:t>
      </w:r>
    </w:p>
    <w:p w14:paraId="56E8A2F3" w14:textId="77777777" w:rsidR="009729B8" w:rsidRDefault="00296A1D" w:rsidP="00812B6A">
      <w:pPr>
        <w:rPr>
          <w:sz w:val="20"/>
          <w:szCs w:val="20"/>
        </w:rPr>
      </w:pPr>
      <w:r>
        <w:rPr>
          <w:sz w:val="20"/>
          <w:szCs w:val="20"/>
        </w:rPr>
        <w:t>The authors proposed a method based on a combination of a convolutional neural network (CNN) and a long short-term memory (LSTM) network to classify the speech into different categories. The proposed method uses universal speech representations obtained from a pre-trained neural network as input. The results of the study show that the proposed method outperforms existing methods for sentiment analysis and emotion recognition on a publicly available dataset.</w:t>
      </w:r>
    </w:p>
    <w:p w14:paraId="35C01E6B" w14:textId="77777777" w:rsidR="009729B8" w:rsidRDefault="00296A1D" w:rsidP="00812B6A">
      <w:pPr>
        <w:numPr>
          <w:ilvl w:val="0"/>
          <w:numId w:val="13"/>
        </w:numPr>
        <w:pBdr>
          <w:top w:val="nil"/>
          <w:left w:val="nil"/>
          <w:bottom w:val="nil"/>
          <w:right w:val="nil"/>
          <w:between w:val="nil"/>
        </w:pBdr>
        <w:spacing w:after="160" w:line="259" w:lineRule="auto"/>
        <w:rPr>
          <w:b/>
          <w:color w:val="000000"/>
          <w:sz w:val="20"/>
          <w:szCs w:val="20"/>
        </w:rPr>
      </w:pPr>
      <w:r>
        <w:rPr>
          <w:b/>
          <w:color w:val="000000"/>
          <w:sz w:val="20"/>
          <w:szCs w:val="20"/>
        </w:rPr>
        <w:t>Sentiment Analysis and Emotion Recognition from Speech Using Universal Speech Representations</w:t>
      </w:r>
    </w:p>
    <w:p w14:paraId="265BB60E" w14:textId="77777777" w:rsidR="009729B8" w:rsidRDefault="00296A1D" w:rsidP="00812B6A">
      <w:pPr>
        <w:rPr>
          <w:sz w:val="20"/>
          <w:szCs w:val="20"/>
        </w:rPr>
      </w:pPr>
      <w:r>
        <w:rPr>
          <w:sz w:val="20"/>
          <w:szCs w:val="20"/>
        </w:rPr>
        <w:lastRenderedPageBreak/>
        <w:t>This paper proposes a multimodal approach to recognize emotions in speech signals. The proposed approach utilizes both acoustic features extracted from spectrograms and linguistic features extracted from ph</w:t>
      </w:r>
      <w:r w:rsidR="00306AE3">
        <w:rPr>
          <w:sz w:val="20"/>
          <w:szCs w:val="20"/>
        </w:rPr>
        <w:t>oneme embed</w:t>
      </w:r>
      <w:r>
        <w:rPr>
          <w:sz w:val="20"/>
          <w:szCs w:val="20"/>
        </w:rPr>
        <w:t xml:space="preserve">dings to improve the performance of speech-emotion recognition (SER) systems. The study was conducted on two publicly available datasets, the Interactive Emotional Dyadic Motion Capture (IEMOCAP) and the Toronto emotional speech set (TESS), to evaluate the effectiveness of the proposed approach. </w:t>
      </w:r>
    </w:p>
    <w:p w14:paraId="2763FFFE" w14:textId="77777777" w:rsidR="009729B8" w:rsidRPr="00812B6A" w:rsidRDefault="00296A1D" w:rsidP="00812B6A">
      <w:pPr>
        <w:rPr>
          <w:sz w:val="20"/>
          <w:szCs w:val="20"/>
        </w:rPr>
      </w:pPr>
      <w:r>
        <w:rPr>
          <w:sz w:val="20"/>
          <w:szCs w:val="20"/>
        </w:rPr>
        <w:t>he results show that the proposed approach outperforms the traditional acoustic feature-based SER systems on both datasets. Specifically, the proposed approach achieves an average accuracy of 65.35% and 81.66% on the IEMOCAP and TESS datasets, respectively.</w:t>
      </w:r>
    </w:p>
    <w:p w14:paraId="426082FF" w14:textId="77777777" w:rsidR="009729B8" w:rsidRDefault="00296A1D" w:rsidP="00812B6A">
      <w:pPr>
        <w:pStyle w:val="Heading2"/>
        <w:jc w:val="both"/>
      </w:pPr>
      <w:bookmarkStart w:id="19" w:name="_Toc138250191"/>
      <w:r>
        <w:t>3.2 Gap Analysis</w:t>
      </w:r>
      <w:bookmarkEnd w:id="19"/>
    </w:p>
    <w:p w14:paraId="0B8E54AB" w14:textId="77777777" w:rsidR="009729B8" w:rsidRDefault="00296A1D" w:rsidP="00812B6A">
      <w:pPr>
        <w:widowControl w:val="0"/>
        <w:tabs>
          <w:tab w:val="left" w:pos="940"/>
          <w:tab w:val="left" w:pos="1440"/>
        </w:tabs>
        <w:spacing w:after="0"/>
        <w:rPr>
          <w:i/>
          <w:color w:val="000080"/>
          <w:sz w:val="20"/>
          <w:szCs w:val="20"/>
        </w:rPr>
      </w:pPr>
      <w:r>
        <w:rPr>
          <w:sz w:val="20"/>
          <w:szCs w:val="20"/>
        </w:rPr>
        <w:t>All the approaches are not made to have the functionality of extracting emotion through voice and text at the same time. Many of the existing approaches had good architectures but based models were not supposed to be as they wanted to create. Some of the researchers have been using not suitable datasets.</w:t>
      </w:r>
    </w:p>
    <w:p w14:paraId="6E52EA67" w14:textId="77777777" w:rsidR="009729B8" w:rsidRDefault="00296A1D" w:rsidP="00812B6A">
      <w:pPr>
        <w:widowControl w:val="0"/>
        <w:tabs>
          <w:tab w:val="left" w:pos="940"/>
          <w:tab w:val="left" w:pos="1440"/>
        </w:tabs>
        <w:spacing w:after="0"/>
        <w:rPr>
          <w:sz w:val="20"/>
          <w:szCs w:val="20"/>
        </w:rPr>
      </w:pPr>
      <w:r>
        <w:rPr>
          <w:sz w:val="20"/>
          <w:szCs w:val="20"/>
        </w:rPr>
        <w:t>Alternatively, we will create this system and will choose the best accuracy.</w:t>
      </w:r>
    </w:p>
    <w:p w14:paraId="7DF759CA" w14:textId="77777777" w:rsidR="009729B8" w:rsidRDefault="00296A1D" w:rsidP="00812B6A">
      <w:pPr>
        <w:widowControl w:val="0"/>
        <w:tabs>
          <w:tab w:val="left" w:pos="940"/>
          <w:tab w:val="left" w:pos="1440"/>
        </w:tabs>
        <w:spacing w:after="0"/>
        <w:rPr>
          <w:sz w:val="20"/>
          <w:szCs w:val="20"/>
        </w:rPr>
      </w:pPr>
      <w:r>
        <w:rPr>
          <w:sz w:val="20"/>
          <w:szCs w:val="20"/>
        </w:rPr>
        <w:t>Its better accuracy and models still need to be resolved which we will cover through our research and approaches. There will be the use of modern technology and the best models we can use for creating this system.</w:t>
      </w:r>
    </w:p>
    <w:p w14:paraId="153C9BA3" w14:textId="77777777" w:rsidR="009729B8" w:rsidRDefault="00296A1D" w:rsidP="00812B6A">
      <w:pPr>
        <w:widowControl w:val="0"/>
        <w:tabs>
          <w:tab w:val="left" w:pos="940"/>
          <w:tab w:val="left" w:pos="1440"/>
        </w:tabs>
        <w:spacing w:after="0"/>
        <w:rPr>
          <w:sz w:val="20"/>
          <w:szCs w:val="20"/>
        </w:rPr>
      </w:pPr>
      <w:r>
        <w:rPr>
          <w:sz w:val="20"/>
          <w:szCs w:val="20"/>
        </w:rPr>
        <w:t xml:space="preserve">As a result, our research and model will predict the emotion of humans whether they are </w:t>
      </w:r>
      <w:r>
        <w:rPr>
          <w:color w:val="000000"/>
          <w:sz w:val="20"/>
          <w:szCs w:val="20"/>
        </w:rPr>
        <w:t xml:space="preserve">happy, sad, angry, love, </w:t>
      </w:r>
      <w:r w:rsidR="00306AE3">
        <w:rPr>
          <w:sz w:val="20"/>
          <w:szCs w:val="20"/>
        </w:rPr>
        <w:t>fear</w:t>
      </w:r>
      <w:r>
        <w:rPr>
          <w:color w:val="000000"/>
          <w:sz w:val="20"/>
          <w:szCs w:val="20"/>
        </w:rPr>
        <w:t xml:space="preserve">, surprise </w:t>
      </w:r>
      <w:r>
        <w:rPr>
          <w:sz w:val="20"/>
          <w:szCs w:val="20"/>
        </w:rPr>
        <w:t>and</w:t>
      </w:r>
      <w:r>
        <w:rPr>
          <w:color w:val="000000"/>
          <w:sz w:val="20"/>
          <w:szCs w:val="20"/>
        </w:rPr>
        <w:t xml:space="preserve"> neutral. </w:t>
      </w:r>
      <w:r>
        <w:rPr>
          <w:sz w:val="20"/>
          <w:szCs w:val="20"/>
        </w:rPr>
        <w:t>Overall, the previous papers cover different aspects of emotion recognition and sentiment analysis, with some focusing on specific modalities, such as speech or text, and others using a multimodal approach. They also differ in the techniques used for feature extraction and classification, highlighting the diversity of approaches in this field.</w:t>
      </w:r>
    </w:p>
    <w:p w14:paraId="512B7C6D" w14:textId="77777777" w:rsidR="009729B8" w:rsidRDefault="00296A1D" w:rsidP="00812B6A">
      <w:pPr>
        <w:widowControl w:val="0"/>
        <w:tabs>
          <w:tab w:val="left" w:pos="940"/>
          <w:tab w:val="left" w:pos="1440"/>
        </w:tabs>
        <w:spacing w:after="0"/>
        <w:rPr>
          <w:sz w:val="20"/>
          <w:szCs w:val="20"/>
        </w:rPr>
      </w:pPr>
      <w:r>
        <w:rPr>
          <w:sz w:val="20"/>
          <w:szCs w:val="20"/>
        </w:rPr>
        <w:t>While all the papers focus on multimodal emotion recognition, the approaches used are different, and there is no overlap in the techniques used but still, they are not able to find a model where they can depend upon.</w:t>
      </w:r>
    </w:p>
    <w:p w14:paraId="0C5154FE" w14:textId="77777777" w:rsidR="009729B8" w:rsidRDefault="009729B8" w:rsidP="00812B6A"/>
    <w:p w14:paraId="27363D43" w14:textId="77777777" w:rsidR="009729B8" w:rsidRDefault="00296A1D" w:rsidP="00812B6A">
      <w:r>
        <w:br w:type="page"/>
      </w:r>
    </w:p>
    <w:p w14:paraId="66D8F487" w14:textId="77777777" w:rsidR="009729B8" w:rsidRDefault="00296A1D">
      <w:pPr>
        <w:pStyle w:val="Heading1"/>
        <w:numPr>
          <w:ilvl w:val="0"/>
          <w:numId w:val="15"/>
        </w:numPr>
      </w:pPr>
      <w:r>
        <w:lastRenderedPageBreak/>
        <w:t xml:space="preserve"> </w:t>
      </w:r>
      <w:bookmarkStart w:id="20" w:name="_Toc138250192"/>
      <w:r>
        <w:t>Proposed Methodology</w:t>
      </w:r>
      <w:bookmarkEnd w:id="20"/>
    </w:p>
    <w:p w14:paraId="2C29B9EF" w14:textId="77777777" w:rsidR="009729B8" w:rsidRDefault="00296A1D" w:rsidP="00812B6A">
      <w:pPr>
        <w:pStyle w:val="Heading2"/>
        <w:jc w:val="left"/>
      </w:pPr>
      <w:bookmarkStart w:id="21" w:name="_Toc138250193"/>
      <w:r>
        <w:t>4.1 Suggested Approach</w:t>
      </w:r>
      <w:bookmarkEnd w:id="21"/>
    </w:p>
    <w:p w14:paraId="57CEC5F6" w14:textId="77777777" w:rsidR="009729B8" w:rsidRDefault="00296A1D" w:rsidP="00812B6A">
      <w:r>
        <w:t>We have learned from previous research that emotion recognition is really a complex and difficult task even for humans and for machines and to train them we would have to work hard because it plays a very crucial role in making these machines and technologies user-friendly. Through our research we focus completely on Machine Learning and Deep Learning concepts, using Natural Language Processing (NLP) techniques to develop a system that can predict the emotions of a human. Here we position ourselves in the field of AI-based technologies for emotion recognition, leveraging ML algorithms to detect emotions from written texts and speech data. Our research design involves collecting audio data and converting it into text. We then process and clean this text data using NLP techniques to predict the emotions of individuals, such as hap</w:t>
      </w:r>
      <w:r w:rsidR="00812B6A">
        <w:t>piness, sadness, anger, surprised</w:t>
      </w:r>
      <w:r>
        <w:t>, fear, love, or neutral. We have read and completely studied every single approach and have gone through its knowledge to create our own system.</w:t>
      </w:r>
    </w:p>
    <w:p w14:paraId="328D5ACA" w14:textId="77777777" w:rsidR="009729B8" w:rsidRDefault="00296A1D" w:rsidP="00812B6A">
      <w:r>
        <w:rPr>
          <w:noProof/>
        </w:rPr>
        <w:drawing>
          <wp:inline distT="0" distB="0" distL="0" distR="0" wp14:anchorId="3F2273F6" wp14:editId="27C78B9F">
            <wp:extent cx="5486400" cy="1162050"/>
            <wp:effectExtent l="0" t="0" r="0" b="0"/>
            <wp:docPr id="3" name="image12.png" descr="C:\Users\iamno\Downloads\assadsadsaddsa-removebg-preview.png"/>
            <wp:cNvGraphicFramePr/>
            <a:graphic xmlns:a="http://schemas.openxmlformats.org/drawingml/2006/main">
              <a:graphicData uri="http://schemas.openxmlformats.org/drawingml/2006/picture">
                <pic:pic xmlns:pic="http://schemas.openxmlformats.org/drawingml/2006/picture">
                  <pic:nvPicPr>
                    <pic:cNvPr id="0" name="image12.png" descr="C:\Users\iamno\Downloads\assadsadsaddsa-removebg-preview.png"/>
                    <pic:cNvPicPr preferRelativeResize="0"/>
                  </pic:nvPicPr>
                  <pic:blipFill>
                    <a:blip r:embed="rId9"/>
                    <a:srcRect/>
                    <a:stretch>
                      <a:fillRect/>
                    </a:stretch>
                  </pic:blipFill>
                  <pic:spPr>
                    <a:xfrm>
                      <a:off x="0" y="0"/>
                      <a:ext cx="5486400" cy="1162050"/>
                    </a:xfrm>
                    <a:prstGeom prst="rect">
                      <a:avLst/>
                    </a:prstGeom>
                    <a:ln/>
                  </pic:spPr>
                </pic:pic>
              </a:graphicData>
            </a:graphic>
          </wp:inline>
        </w:drawing>
      </w:r>
    </w:p>
    <w:p w14:paraId="4B1EE930" w14:textId="211946A1" w:rsidR="00B93DDD" w:rsidRDefault="00B93DDD" w:rsidP="00B93DDD">
      <w:pPr>
        <w:pStyle w:val="Caption"/>
        <w:jc w:val="center"/>
      </w:pPr>
      <w:bookmarkStart w:id="22" w:name="_Toc138249167"/>
      <w:r>
        <w:t xml:space="preserve">Figure </w:t>
      </w:r>
      <w:r w:rsidR="008710D2">
        <w:fldChar w:fldCharType="begin"/>
      </w:r>
      <w:r w:rsidR="008710D2">
        <w:instrText xml:space="preserve"> SEQ Figure \* ARABIC </w:instrText>
      </w:r>
      <w:r w:rsidR="008710D2">
        <w:fldChar w:fldCharType="separate"/>
      </w:r>
      <w:r w:rsidR="00471C31">
        <w:rPr>
          <w:noProof/>
        </w:rPr>
        <w:t>1</w:t>
      </w:r>
      <w:r w:rsidR="008710D2">
        <w:rPr>
          <w:noProof/>
        </w:rPr>
        <w:fldChar w:fldCharType="end"/>
      </w:r>
      <w:r>
        <w:t xml:space="preserve"> Suggested Approach</w:t>
      </w:r>
      <w:bookmarkEnd w:id="22"/>
    </w:p>
    <w:p w14:paraId="11D2F460" w14:textId="77777777" w:rsidR="009729B8" w:rsidRDefault="00296A1D" w:rsidP="00812B6A">
      <w:r>
        <w:t>We have learned a lot through research by conducting a thorough review of research papers on emotion recognition with different technologies and techniques. From our previous research, we have seen many of the different challenges and what adaptive systems comes to serve it as solutions. We have also seen the advancements being made in emotion recognition systems.</w:t>
      </w:r>
    </w:p>
    <w:p w14:paraId="64F5BEFF" w14:textId="77777777" w:rsidR="009729B8" w:rsidRDefault="00296A1D" w:rsidP="00812B6A">
      <w:r>
        <w:t>Going through our research design we have to study a lot of research deeply and then we create a combination of computational and quantitative approaches to create an emotion recognition system that can detect at its best. We have followed a basic pattern through starting with the processing and procedures including like data collection, pre-processing, extracting feature selection, training data, model building, and then the evaluation of the whole research. Everything was associated with the effectiveness of our proposed model to detect human emotion.</w:t>
      </w:r>
    </w:p>
    <w:p w14:paraId="42AD1859" w14:textId="77777777" w:rsidR="009729B8" w:rsidRDefault="00296A1D" w:rsidP="00812B6A">
      <w:r>
        <w:t xml:space="preserve">To develop an appropriate research strategy we have gone through a complete analysis of the problem and its domain with things related to it and also for research objectives completely. We have completely gone through and reviewed every existing technology and approach being made within the strategy to develop such a system. We collected all the resources that we can use whether it’s the technology or tools. </w:t>
      </w:r>
    </w:p>
    <w:p w14:paraId="058BF4C3" w14:textId="77777777" w:rsidR="009729B8" w:rsidRDefault="00296A1D" w:rsidP="00812B6A">
      <w:r>
        <w:t>For our project, we have used every source of data we needed. Kaggle.com is the website from where we got our datasets of voice and text also. We have to apply different algorithms to make the datasets useful for us. Where different people's speeches and writings were included which shows the emotion of humans and to which our model is supposed to give the outcome of. Similar to sampling procedures we combine different sampling techniques to ensure the updated approach to be done and for extra diversity. Then we retain the data as 80 percent of it for testing and 20 percent to train it for model development and evaluation.</w:t>
      </w:r>
    </w:p>
    <w:p w14:paraId="65399BED" w14:textId="77777777" w:rsidR="009729B8" w:rsidRDefault="00296A1D" w:rsidP="00812B6A">
      <w:pPr>
        <w:pStyle w:val="Heading2"/>
        <w:ind w:left="576" w:hanging="576"/>
        <w:jc w:val="both"/>
      </w:pPr>
      <w:bookmarkStart w:id="23" w:name="_Toc138250194"/>
      <w:r>
        <w:lastRenderedPageBreak/>
        <w:t>4.2 Workflow of the system</w:t>
      </w:r>
      <w:bookmarkEnd w:id="23"/>
    </w:p>
    <w:p w14:paraId="6E1FD10D" w14:textId="77777777" w:rsidR="009729B8" w:rsidRDefault="00296A1D" w:rsidP="00812B6A">
      <w:r>
        <w:rPr>
          <w:noProof/>
        </w:rPr>
        <w:drawing>
          <wp:inline distT="0" distB="0" distL="0" distR="0" wp14:anchorId="2D4411C7" wp14:editId="276ACFEB">
            <wp:extent cx="5683780" cy="2611844"/>
            <wp:effectExtent l="0" t="0" r="0" b="0"/>
            <wp:docPr id="2" name="image16.png" descr="C:\Users\iamno\Downloads\Sad, Happy,Neutral,Angry (1).png"/>
            <wp:cNvGraphicFramePr/>
            <a:graphic xmlns:a="http://schemas.openxmlformats.org/drawingml/2006/main">
              <a:graphicData uri="http://schemas.openxmlformats.org/drawingml/2006/picture">
                <pic:pic xmlns:pic="http://schemas.openxmlformats.org/drawingml/2006/picture">
                  <pic:nvPicPr>
                    <pic:cNvPr id="0" name="image16.png" descr="C:\Users\iamno\Downloads\Sad, Happy,Neutral,Angry (1).png"/>
                    <pic:cNvPicPr preferRelativeResize="0"/>
                  </pic:nvPicPr>
                  <pic:blipFill>
                    <a:blip r:embed="rId10"/>
                    <a:srcRect/>
                    <a:stretch>
                      <a:fillRect/>
                    </a:stretch>
                  </pic:blipFill>
                  <pic:spPr>
                    <a:xfrm>
                      <a:off x="0" y="0"/>
                      <a:ext cx="5683780" cy="2611844"/>
                    </a:xfrm>
                    <a:prstGeom prst="rect">
                      <a:avLst/>
                    </a:prstGeom>
                    <a:ln/>
                  </pic:spPr>
                </pic:pic>
              </a:graphicData>
            </a:graphic>
          </wp:inline>
        </w:drawing>
      </w:r>
    </w:p>
    <w:p w14:paraId="694F40FF" w14:textId="23628180" w:rsidR="00471C31" w:rsidRDefault="00471C31" w:rsidP="00471C31">
      <w:pPr>
        <w:pStyle w:val="Caption"/>
        <w:jc w:val="center"/>
      </w:pPr>
      <w:bookmarkStart w:id="24" w:name="_Toc138249168"/>
      <w:r>
        <w:t xml:space="preserve">Figure </w:t>
      </w:r>
      <w:r w:rsidR="008710D2">
        <w:fldChar w:fldCharType="begin"/>
      </w:r>
      <w:r w:rsidR="008710D2">
        <w:instrText xml:space="preserve"> SEQ Figure \* ARABIC </w:instrText>
      </w:r>
      <w:r w:rsidR="008710D2">
        <w:fldChar w:fldCharType="separate"/>
      </w:r>
      <w:r>
        <w:rPr>
          <w:noProof/>
        </w:rPr>
        <w:t>2</w:t>
      </w:r>
      <w:r w:rsidR="008710D2">
        <w:rPr>
          <w:noProof/>
        </w:rPr>
        <w:fldChar w:fldCharType="end"/>
      </w:r>
      <w:r>
        <w:t xml:space="preserve"> Workflow of the system</w:t>
      </w:r>
      <w:bookmarkEnd w:id="24"/>
    </w:p>
    <w:p w14:paraId="0703E49D" w14:textId="77777777" w:rsidR="009729B8" w:rsidRDefault="00296A1D" w:rsidP="00812B6A">
      <w:r>
        <w:t xml:space="preserve">To understand the complete workflow of our system firstly we are going through the core setting of our system we have to look at available resources and the nature of the task that how we are going to deal with it. We have chosen techniques involving ML with the NLP for every processing. And towards its core, the main work done is by the programming language (Python) with different libraries and required frameworks for evaluation and implementation. </w:t>
      </w:r>
    </w:p>
    <w:p w14:paraId="3B661E06" w14:textId="77777777" w:rsidR="009729B8" w:rsidRDefault="00296A1D" w:rsidP="00812B6A">
      <w:r>
        <w:t>To understand the core settings of implementation of those tools and techniques deep knowledge of everything was required about ML with the NLP techniques and its toolkit. Python and its libraries with the Tensor Flow, and NLTK with vectorization TFIDF are the main fundamentals to have knowledge about. With a complete understanding and implementation of these techniques, we should have deep knowledge of them.</w:t>
      </w:r>
    </w:p>
    <w:p w14:paraId="579A8E7D" w14:textId="77777777" w:rsidR="009729B8" w:rsidRDefault="00296A1D" w:rsidP="00812B6A">
      <w:pPr>
        <w:rPr>
          <w:rFonts w:ascii="Quattrocento Sans" w:eastAsia="Quattrocento Sans" w:hAnsi="Quattrocento Sans" w:cs="Quattrocento Sans"/>
          <w:color w:val="D1D5DB"/>
          <w:sz w:val="24"/>
          <w:szCs w:val="24"/>
        </w:rPr>
      </w:pPr>
      <w:r>
        <w:t>In the workflow of the system, the calculations involved different processing and analysis of the data with the mean features and emotions. There are different techniques have been used as from converting the audio to text using a transcript model with the algorithms then merging the text files into the final and implementing the text preprocessing techniques which involved data cleaning, lemmatization, vectorization, and after that classification using different models as Random Forest, Logistic Regression, RNN, and LSTM. The procedure involved different processes including data processing, feature selection, data extraction, implementation and model building, and at last the evaluation. As hardware is the basic need to settle down and for that with the different equipment we have used systems that have work with the CPU as well as GPU to handle every situation we face.</w:t>
      </w:r>
    </w:p>
    <w:p w14:paraId="5F594818" w14:textId="77777777" w:rsidR="009729B8" w:rsidRDefault="00296A1D" w:rsidP="00812B6A">
      <w:r>
        <w:t>As going to the workflow the limitations of the system were to depend on the quality and different responses of the collected data so that accurate prediction can be made of emotion. We assumed that it will show the range of emotions with good accuracy as a result as the latest algorithms and techniques were used for this suitable. For the range of validity, we have to set a scope within the system so it can predict emotions within the language, culture, and influences aspects with a specific content that we needed.</w:t>
      </w:r>
    </w:p>
    <w:p w14:paraId="7F2FB621" w14:textId="77777777" w:rsidR="009729B8" w:rsidRDefault="00296A1D" w:rsidP="00812B6A">
      <w:pPr>
        <w:pStyle w:val="Heading2"/>
        <w:ind w:left="576" w:hanging="576"/>
        <w:jc w:val="both"/>
      </w:pPr>
      <w:bookmarkStart w:id="25" w:name="_Toc138250195"/>
      <w:r>
        <w:lastRenderedPageBreak/>
        <w:t>4.3 Algorithms/Architecture</w:t>
      </w:r>
      <w:bookmarkEnd w:id="25"/>
    </w:p>
    <w:p w14:paraId="646B0207" w14:textId="77777777" w:rsidR="009729B8" w:rsidRDefault="00296A1D" w:rsidP="00812B6A">
      <w:r>
        <w:t xml:space="preserve">We proposed a system using Machine Learning with the NLP techniques which is itself a novel and procedure with a diversity of algorithms. We use a different combination of techniques and tools to the latest technologies we can. </w:t>
      </w:r>
    </w:p>
    <w:p w14:paraId="7839B210" w14:textId="77777777" w:rsidR="009729B8" w:rsidRDefault="00296A1D" w:rsidP="00812B6A">
      <w:r>
        <w:t>Here we introduce a hybrid or multi</w:t>
      </w:r>
      <w:r w:rsidR="00812B6A">
        <w:t>-</w:t>
      </w:r>
      <w:r>
        <w:t>model which can detect human emotion through voice and text at the same time and we also used the different data sets for this purpose. As we used the text datasets and audio then transcribe them to text and implement all the techniques to the text and also data cleaning and different procedures to text. We applied various ML algorithms with NLP tech</w:t>
      </w:r>
      <w:r w:rsidR="00812B6A">
        <w:t xml:space="preserve">niques with the Random Forest, </w:t>
      </w:r>
      <w:r>
        <w:t>Logistic Regression, DT, and NB. Then we implemented the system and got the accuracy within the limits and also created a confusion matrix and classification report.</w:t>
      </w:r>
    </w:p>
    <w:p w14:paraId="587102C0" w14:textId="77777777" w:rsidR="009729B8" w:rsidRDefault="00296A1D" w:rsidP="00812B6A">
      <w:r>
        <w:t xml:space="preserve">Our research incorporates with different existing systems, as ML and NLP are the major approaches to the system we made. There were existing systems and with multiple different approaches. But we have introduced a system that is hybrid which can detect emotion through voice and text as well at the same time with the latest tools and techniques. We have implemented different algorithms with the classification for NLP processing tasks. We have successfully deployed it to the Logistic Regression, DT, RF, and NB. We have set these things accordingly to gain the maximum output with accuracy and using of modern technologies so we can get the optimal performance as it would be required. In the end, going through this we have developed a system that is now able to detect the emotion of humans with the ML and NLP techniques in manners to predict the human emotion as </w:t>
      </w:r>
      <w:r>
        <w:rPr>
          <w:color w:val="000000"/>
          <w:sz w:val="20"/>
          <w:szCs w:val="20"/>
        </w:rPr>
        <w:t>happy, sad, angry, love, fear, surprise or neutral.</w:t>
      </w:r>
    </w:p>
    <w:p w14:paraId="0283722B" w14:textId="77777777" w:rsidR="009729B8" w:rsidRDefault="009729B8"/>
    <w:p w14:paraId="07BF9D1D" w14:textId="77777777" w:rsidR="009729B8" w:rsidRDefault="009729B8"/>
    <w:p w14:paraId="5CFB0B92" w14:textId="77777777" w:rsidR="009729B8" w:rsidRDefault="00296A1D">
      <w:pPr>
        <w:pStyle w:val="Heading2"/>
        <w:ind w:left="576" w:hanging="576"/>
        <w:jc w:val="left"/>
      </w:pPr>
      <w:r>
        <w:br w:type="page"/>
      </w:r>
    </w:p>
    <w:p w14:paraId="25F7CD0D" w14:textId="77777777" w:rsidR="009729B8" w:rsidRDefault="00296A1D">
      <w:pPr>
        <w:pStyle w:val="Heading1"/>
        <w:numPr>
          <w:ilvl w:val="0"/>
          <w:numId w:val="15"/>
        </w:numPr>
      </w:pPr>
      <w:r>
        <w:lastRenderedPageBreak/>
        <w:t xml:space="preserve"> </w:t>
      </w:r>
      <w:bookmarkStart w:id="26" w:name="_Toc138250196"/>
      <w:r>
        <w:t>Design and Implementation</w:t>
      </w:r>
      <w:bookmarkEnd w:id="26"/>
    </w:p>
    <w:p w14:paraId="2E82414B" w14:textId="77777777" w:rsidR="009729B8" w:rsidRDefault="00296A1D">
      <w:pPr>
        <w:pStyle w:val="Heading2"/>
        <w:ind w:left="576" w:hanging="576"/>
        <w:jc w:val="left"/>
      </w:pPr>
      <w:bookmarkStart w:id="27" w:name="_Toc138250197"/>
      <w:r>
        <w:t>5.1 System Design</w:t>
      </w:r>
      <w:bookmarkEnd w:id="27"/>
    </w:p>
    <w:p w14:paraId="560F9E5B" w14:textId="77777777" w:rsidR="009729B8" w:rsidRDefault="00296A1D" w:rsidP="00812B6A">
      <w:r>
        <w:t>The performance of the system is designed to achieve the best outcome with an efficient and fast responsive emotion recognition system. Through which humans text and audio speeches can predict emotion in real-time.</w:t>
      </w:r>
    </w:p>
    <w:p w14:paraId="303AE72B" w14:textId="77777777" w:rsidR="009729B8" w:rsidRDefault="00296A1D" w:rsidP="00812B6A">
      <w:r>
        <w:t>The robustness of the system is capable of recognizing the inputs with different parameters such as range of quality, accents, speech patterns, and also support to different writing styles. It should be designed as well so that it can predict the emotion of humans if the voice is not clear have impurities and noisy sounds.</w:t>
      </w:r>
    </w:p>
    <w:p w14:paraId="5EC33BDA" w14:textId="77777777" w:rsidR="009729B8" w:rsidRDefault="00296A1D" w:rsidP="00812B6A">
      <w:r>
        <w:t>Through the interactivity</w:t>
      </w:r>
      <w:ins w:id="28" w:author="Nouman Nawaz Khan" w:date="2023-06-16T12:21:00Z">
        <w:r>
          <w:t>,</w:t>
        </w:r>
      </w:ins>
      <w:r>
        <w:t xml:space="preserve"> the system will be interacting user-friendly as this is the base for it and will provide timely and appropriate responses based on its detection of emotion. It will adapt to the environment and surroundings to which it will predict the best and most accurate emotion.</w:t>
      </w:r>
    </w:p>
    <w:p w14:paraId="02DC153B" w14:textId="77777777" w:rsidR="009729B8" w:rsidRDefault="00296A1D" w:rsidP="00812B6A">
      <w:r>
        <w:t>In flexibility to the system is designed to it will be adaptive to different writings and audios whether speeches or social platforms writings and will provide the emotion according to that whether it’s a post of someone or recording through any means.</w:t>
      </w:r>
    </w:p>
    <w:p w14:paraId="502735A6" w14:textId="77777777" w:rsidR="009729B8" w:rsidRDefault="00296A1D" w:rsidP="00812B6A">
      <w:r>
        <w:t>In designing to its re-usability and portability system can be integrated with other applications and different systems. It is based on Python and with the latest technologies and advancements so would be accessible by any other machines as technology is in advanced. It is well documented and explained through each phase and its uses.</w:t>
      </w:r>
    </w:p>
    <w:p w14:paraId="0B420A83" w14:textId="77777777" w:rsidR="009729B8" w:rsidRDefault="00296A1D" w:rsidP="00812B6A">
      <w:r>
        <w:t>In security to the system design it ensures the aspects of protecting user data and ensuring data collection, storage, and processing keeping that information just within the system. It is confidential with complete integrity and availability.</w:t>
      </w:r>
    </w:p>
    <w:p w14:paraId="7F99E89A" w14:textId="77777777" w:rsidR="009729B8" w:rsidRDefault="00296A1D" w:rsidP="00812B6A">
      <w:pPr>
        <w:pStyle w:val="Heading2"/>
        <w:ind w:left="576" w:hanging="576"/>
        <w:jc w:val="both"/>
        <w:rPr>
          <w:rFonts w:ascii="Times New Roman" w:eastAsia="Times New Roman" w:hAnsi="Times New Roman" w:cs="Times New Roman"/>
        </w:rPr>
      </w:pPr>
      <w:bookmarkStart w:id="29" w:name="_Toc138250198"/>
      <w:r>
        <w:rPr>
          <w:rFonts w:ascii="Times New Roman" w:eastAsia="Times New Roman" w:hAnsi="Times New Roman" w:cs="Times New Roman"/>
        </w:rPr>
        <w:t>5.2 System Implementation</w:t>
      </w:r>
      <w:bookmarkEnd w:id="29"/>
    </w:p>
    <w:p w14:paraId="4E7D51CF" w14:textId="77777777" w:rsidR="009729B8" w:rsidRDefault="00296A1D" w:rsidP="00812B6A">
      <w:pPr>
        <w:numPr>
          <w:ilvl w:val="0"/>
          <w:numId w:val="22"/>
        </w:numPr>
        <w:pBdr>
          <w:top w:val="nil"/>
          <w:left w:val="nil"/>
          <w:bottom w:val="nil"/>
          <w:right w:val="nil"/>
          <w:between w:val="nil"/>
        </w:pBdr>
        <w:spacing w:after="0"/>
        <w:rPr>
          <w:color w:val="000000"/>
        </w:rPr>
      </w:pPr>
      <w:r>
        <w:rPr>
          <w:b/>
          <w:color w:val="000000"/>
        </w:rPr>
        <w:t>Tools and Environment Used:</w:t>
      </w:r>
      <w:r>
        <w:rPr>
          <w:color w:val="000000"/>
        </w:rPr>
        <w:t xml:space="preserve"> In this system</w:t>
      </w:r>
      <w:r>
        <w:t>,</w:t>
      </w:r>
      <w:r>
        <w:rPr>
          <w:color w:val="000000"/>
        </w:rPr>
        <w:t xml:space="preserve"> code is implemented by using Python programming language with the </w:t>
      </w:r>
      <w:proofErr w:type="spellStart"/>
      <w:r>
        <w:rPr>
          <w:color w:val="000000"/>
        </w:rPr>
        <w:t>Jupyter</w:t>
      </w:r>
      <w:proofErr w:type="spellEnd"/>
      <w:r>
        <w:rPr>
          <w:color w:val="000000"/>
        </w:rPr>
        <w:t xml:space="preserve"> Notebook for which </w:t>
      </w:r>
      <w:r>
        <w:t xml:space="preserve">the </w:t>
      </w:r>
      <w:r>
        <w:rPr>
          <w:color w:val="000000"/>
        </w:rPr>
        <w:t xml:space="preserve">environment is used by Google Collab. The tools and libraries used </w:t>
      </w:r>
      <w:r>
        <w:t>include</w:t>
      </w:r>
      <w:r>
        <w:rPr>
          <w:color w:val="000000"/>
        </w:rPr>
        <w:t xml:space="preserve"> SR, Pandas, </w:t>
      </w:r>
      <w:r>
        <w:t xml:space="preserve">and </w:t>
      </w:r>
      <w:r>
        <w:rPr>
          <w:color w:val="000000"/>
        </w:rPr>
        <w:t xml:space="preserve">Scikit-learn for </w:t>
      </w:r>
      <w:r>
        <w:t>speech-to-text</w:t>
      </w:r>
      <w:r>
        <w:rPr>
          <w:color w:val="000000"/>
        </w:rPr>
        <w:t xml:space="preserve"> conversion, data manipulation</w:t>
      </w:r>
      <w:r>
        <w:t>,</w:t>
      </w:r>
      <w:r>
        <w:rPr>
          <w:color w:val="000000"/>
        </w:rPr>
        <w:t xml:space="preserve"> and machine learning algorithms. For storage</w:t>
      </w:r>
      <w:r>
        <w:t>,</w:t>
      </w:r>
      <w:r>
        <w:rPr>
          <w:color w:val="000000"/>
        </w:rPr>
        <w:t xml:space="preserve"> google drive is used also to access the dataset.</w:t>
      </w:r>
    </w:p>
    <w:p w14:paraId="38B84166" w14:textId="77777777" w:rsidR="009729B8" w:rsidRDefault="00296A1D" w:rsidP="00812B6A">
      <w:pPr>
        <w:numPr>
          <w:ilvl w:val="0"/>
          <w:numId w:val="22"/>
        </w:numPr>
        <w:pBdr>
          <w:top w:val="nil"/>
          <w:left w:val="nil"/>
          <w:bottom w:val="nil"/>
          <w:right w:val="nil"/>
          <w:between w:val="nil"/>
        </w:pBdr>
        <w:spacing w:after="0"/>
        <w:rPr>
          <w:color w:val="000000"/>
        </w:rPr>
      </w:pPr>
      <w:r>
        <w:rPr>
          <w:b/>
          <w:color w:val="000000"/>
        </w:rPr>
        <w:t>Implementation of modules:</w:t>
      </w:r>
      <w:r>
        <w:rPr>
          <w:color w:val="000000"/>
        </w:rPr>
        <w:t xml:space="preserve"> There </w:t>
      </w:r>
      <w:r>
        <w:t>have</w:t>
      </w:r>
      <w:r>
        <w:rPr>
          <w:color w:val="000000"/>
        </w:rPr>
        <w:t xml:space="preserve"> been many of the models used for this system to be designed:</w:t>
      </w:r>
    </w:p>
    <w:p w14:paraId="0FB1BFAC" w14:textId="77777777" w:rsidR="009729B8" w:rsidRDefault="00296A1D" w:rsidP="00812B6A">
      <w:pPr>
        <w:numPr>
          <w:ilvl w:val="0"/>
          <w:numId w:val="21"/>
        </w:numPr>
        <w:pBdr>
          <w:top w:val="nil"/>
          <w:left w:val="nil"/>
          <w:bottom w:val="nil"/>
          <w:right w:val="nil"/>
          <w:between w:val="nil"/>
        </w:pBdr>
        <w:spacing w:after="0"/>
        <w:rPr>
          <w:color w:val="000000"/>
        </w:rPr>
      </w:pPr>
      <w:r>
        <w:rPr>
          <w:b/>
          <w:color w:val="000000"/>
        </w:rPr>
        <w:t>NLP techniques:</w:t>
      </w:r>
      <w:r>
        <w:rPr>
          <w:color w:val="000000"/>
        </w:rPr>
        <w:t xml:space="preserve"> The complete system is designed and meant to </w:t>
      </w:r>
      <w:r>
        <w:t>imply</w:t>
      </w:r>
      <w:r>
        <w:rPr>
          <w:color w:val="000000"/>
        </w:rPr>
        <w:t xml:space="preserve"> the tokenization, lemmatization</w:t>
      </w:r>
      <w:r>
        <w:t>,</w:t>
      </w:r>
      <w:r>
        <w:rPr>
          <w:color w:val="000000"/>
        </w:rPr>
        <w:t xml:space="preserve"> and stop words removal which is done by NLTK library. NLP library NLTK </w:t>
      </w:r>
      <w:r>
        <w:t>has</w:t>
      </w:r>
      <w:r>
        <w:rPr>
          <w:color w:val="000000"/>
        </w:rPr>
        <w:t xml:space="preserve"> been used widely for these processes. And then the data is pre-processed.</w:t>
      </w:r>
    </w:p>
    <w:p w14:paraId="3112E641" w14:textId="77777777" w:rsidR="009729B8" w:rsidRDefault="00296A1D" w:rsidP="00812B6A">
      <w:pPr>
        <w:numPr>
          <w:ilvl w:val="0"/>
          <w:numId w:val="21"/>
        </w:numPr>
        <w:pBdr>
          <w:top w:val="nil"/>
          <w:left w:val="nil"/>
          <w:bottom w:val="nil"/>
          <w:right w:val="nil"/>
          <w:between w:val="nil"/>
        </w:pBdr>
        <w:spacing w:after="0"/>
        <w:rPr>
          <w:color w:val="000000"/>
        </w:rPr>
      </w:pPr>
      <w:r>
        <w:rPr>
          <w:b/>
          <w:color w:val="000000"/>
        </w:rPr>
        <w:t>Data Preprocessing:</w:t>
      </w:r>
      <w:r>
        <w:rPr>
          <w:color w:val="000000"/>
        </w:rPr>
        <w:t xml:space="preserve"> </w:t>
      </w:r>
      <w:r>
        <w:t>At</w:t>
      </w:r>
      <w:r>
        <w:rPr>
          <w:color w:val="000000"/>
        </w:rPr>
        <w:t xml:space="preserve"> </w:t>
      </w:r>
      <w:r>
        <w:t xml:space="preserve">the </w:t>
      </w:r>
      <w:r>
        <w:rPr>
          <w:color w:val="000000"/>
        </w:rPr>
        <w:t xml:space="preserve">very first the audio files </w:t>
      </w:r>
      <w:r>
        <w:t>have</w:t>
      </w:r>
      <w:r>
        <w:rPr>
          <w:color w:val="000000"/>
        </w:rPr>
        <w:t xml:space="preserve"> to be converted into text using the Speech Recognition library. It then iterates the labeled folders, processed the files</w:t>
      </w:r>
      <w:r>
        <w:t>,</w:t>
      </w:r>
      <w:r>
        <w:rPr>
          <w:color w:val="000000"/>
        </w:rPr>
        <w:t xml:space="preserve"> and organized </w:t>
      </w:r>
      <w:r>
        <w:t xml:space="preserve">them </w:t>
      </w:r>
      <w:r>
        <w:rPr>
          <w:color w:val="000000"/>
        </w:rPr>
        <w:t>into labeled text and also labeled as pandas Data Frame.</w:t>
      </w:r>
    </w:p>
    <w:p w14:paraId="3D180B01" w14:textId="77777777" w:rsidR="009729B8" w:rsidRDefault="00296A1D" w:rsidP="00812B6A">
      <w:pPr>
        <w:numPr>
          <w:ilvl w:val="0"/>
          <w:numId w:val="21"/>
        </w:numPr>
        <w:pBdr>
          <w:top w:val="nil"/>
          <w:left w:val="nil"/>
          <w:bottom w:val="nil"/>
          <w:right w:val="nil"/>
          <w:between w:val="nil"/>
        </w:pBdr>
        <w:spacing w:after="0"/>
        <w:rPr>
          <w:color w:val="000000"/>
        </w:rPr>
      </w:pPr>
      <w:r>
        <w:rPr>
          <w:b/>
          <w:color w:val="000000"/>
        </w:rPr>
        <w:t>Text Integration:</w:t>
      </w:r>
      <w:r>
        <w:rPr>
          <w:color w:val="000000"/>
        </w:rPr>
        <w:t xml:space="preserve"> It combines the </w:t>
      </w:r>
      <w:r>
        <w:t>audio-converted</w:t>
      </w:r>
      <w:r>
        <w:rPr>
          <w:color w:val="000000"/>
        </w:rPr>
        <w:t xml:space="preserve"> </w:t>
      </w:r>
      <w:r>
        <w:t>audio-to-text</w:t>
      </w:r>
      <w:r>
        <w:rPr>
          <w:color w:val="000000"/>
        </w:rPr>
        <w:t xml:space="preserve"> dataset with the text datasets of train, test</w:t>
      </w:r>
      <w:r>
        <w:t>,</w:t>
      </w:r>
      <w:r>
        <w:rPr>
          <w:color w:val="000000"/>
        </w:rPr>
        <w:t xml:space="preserve"> and value to a final </w:t>
      </w:r>
      <w:r>
        <w:t>CSV</w:t>
      </w:r>
      <w:r>
        <w:rPr>
          <w:color w:val="000000"/>
        </w:rPr>
        <w:t xml:space="preserve"> file.</w:t>
      </w:r>
    </w:p>
    <w:p w14:paraId="5E6AF277" w14:textId="77777777" w:rsidR="009729B8" w:rsidRDefault="00296A1D" w:rsidP="00812B6A">
      <w:pPr>
        <w:numPr>
          <w:ilvl w:val="0"/>
          <w:numId w:val="21"/>
        </w:numPr>
        <w:pBdr>
          <w:top w:val="nil"/>
          <w:left w:val="nil"/>
          <w:bottom w:val="nil"/>
          <w:right w:val="nil"/>
          <w:between w:val="nil"/>
        </w:pBdr>
        <w:spacing w:after="0"/>
        <w:rPr>
          <w:color w:val="000000"/>
        </w:rPr>
      </w:pPr>
      <w:r>
        <w:rPr>
          <w:b/>
          <w:color w:val="000000"/>
        </w:rPr>
        <w:t>Text Preprocessing:</w:t>
      </w:r>
      <w:r>
        <w:rPr>
          <w:color w:val="000000"/>
        </w:rPr>
        <w:t xml:space="preserve"> It uses different algorithms to remove the impurities from the text of </w:t>
      </w:r>
      <w:r>
        <w:t xml:space="preserve">the </w:t>
      </w:r>
      <w:r>
        <w:rPr>
          <w:color w:val="000000"/>
        </w:rPr>
        <w:t>final file as removing punctuation and numbers, converting the upper case letter to lowercase</w:t>
      </w:r>
      <w:r>
        <w:t>,</w:t>
      </w:r>
      <w:r>
        <w:rPr>
          <w:color w:val="000000"/>
        </w:rPr>
        <w:t xml:space="preserve"> and different preprocessing of data.</w:t>
      </w:r>
    </w:p>
    <w:p w14:paraId="47E4958C" w14:textId="77777777" w:rsidR="009729B8" w:rsidRDefault="00296A1D" w:rsidP="00812B6A">
      <w:pPr>
        <w:numPr>
          <w:ilvl w:val="0"/>
          <w:numId w:val="21"/>
        </w:numPr>
        <w:pBdr>
          <w:top w:val="nil"/>
          <w:left w:val="nil"/>
          <w:bottom w:val="nil"/>
          <w:right w:val="nil"/>
          <w:between w:val="nil"/>
        </w:pBdr>
        <w:spacing w:after="0"/>
        <w:rPr>
          <w:color w:val="000000"/>
        </w:rPr>
      </w:pPr>
      <w:r>
        <w:rPr>
          <w:b/>
          <w:color w:val="000000"/>
        </w:rPr>
        <w:t>Train-Test:</w:t>
      </w:r>
      <w:r>
        <w:rPr>
          <w:color w:val="000000"/>
        </w:rPr>
        <w:t xml:space="preserve"> Then </w:t>
      </w:r>
      <w:r>
        <w:t xml:space="preserve">the </w:t>
      </w:r>
      <w:r>
        <w:rPr>
          <w:color w:val="000000"/>
        </w:rPr>
        <w:t xml:space="preserve">dataset is splits into different parts using the </w:t>
      </w:r>
      <w:proofErr w:type="spellStart"/>
      <w:r>
        <w:rPr>
          <w:color w:val="000000"/>
        </w:rPr>
        <w:t>train_train_split</w:t>
      </w:r>
      <w:proofErr w:type="spellEnd"/>
      <w:r>
        <w:rPr>
          <w:color w:val="000000"/>
        </w:rPr>
        <w:t xml:space="preserve"> function from </w:t>
      </w:r>
      <w:r>
        <w:t>sci-kit-learn</w:t>
      </w:r>
      <w:r>
        <w:rPr>
          <w:color w:val="000000"/>
        </w:rPr>
        <w:t>.</w:t>
      </w:r>
    </w:p>
    <w:p w14:paraId="2749FF4B" w14:textId="77777777" w:rsidR="009729B8" w:rsidRDefault="00296A1D" w:rsidP="00812B6A">
      <w:pPr>
        <w:numPr>
          <w:ilvl w:val="0"/>
          <w:numId w:val="21"/>
        </w:numPr>
        <w:pBdr>
          <w:top w:val="nil"/>
          <w:left w:val="nil"/>
          <w:bottom w:val="nil"/>
          <w:right w:val="nil"/>
          <w:between w:val="nil"/>
        </w:pBdr>
        <w:spacing w:after="0"/>
        <w:rPr>
          <w:color w:val="000000"/>
        </w:rPr>
      </w:pPr>
      <w:r>
        <w:rPr>
          <w:b/>
          <w:color w:val="000000"/>
        </w:rPr>
        <w:t>Vectorization:</w:t>
      </w:r>
      <w:r>
        <w:rPr>
          <w:color w:val="000000"/>
        </w:rPr>
        <w:t xml:space="preserve"> After all the processes the text is finally converted into numerical values of vectors using algorithms of TF-IDF vectorization.</w:t>
      </w:r>
    </w:p>
    <w:p w14:paraId="5CD39525" w14:textId="77777777" w:rsidR="009729B8" w:rsidRDefault="00296A1D" w:rsidP="00812B6A">
      <w:pPr>
        <w:numPr>
          <w:ilvl w:val="0"/>
          <w:numId w:val="21"/>
        </w:numPr>
        <w:pBdr>
          <w:top w:val="nil"/>
          <w:left w:val="nil"/>
          <w:bottom w:val="nil"/>
          <w:right w:val="nil"/>
          <w:between w:val="nil"/>
        </w:pBdr>
        <w:spacing w:after="0"/>
        <w:rPr>
          <w:color w:val="000000"/>
        </w:rPr>
      </w:pPr>
      <w:r>
        <w:rPr>
          <w:b/>
          <w:color w:val="000000"/>
        </w:rPr>
        <w:lastRenderedPageBreak/>
        <w:t>Classification:</w:t>
      </w:r>
      <w:r>
        <w:rPr>
          <w:color w:val="000000"/>
        </w:rPr>
        <w:t xml:space="preserve"> The code is trained and </w:t>
      </w:r>
      <w:r>
        <w:t>evaluated</w:t>
      </w:r>
      <w:r>
        <w:rPr>
          <w:color w:val="000000"/>
        </w:rPr>
        <w:t xml:space="preserve"> with the classification models including, Logistic Regression, Complement Naïve Bayer, Decision Tree</w:t>
      </w:r>
      <w:r>
        <w:t>,</w:t>
      </w:r>
      <w:r>
        <w:rPr>
          <w:color w:val="000000"/>
        </w:rPr>
        <w:t xml:space="preserve"> and Random Forest using different </w:t>
      </w:r>
      <w:r>
        <w:t>vectorization</w:t>
      </w:r>
      <w:r>
        <w:rPr>
          <w:color w:val="000000"/>
        </w:rPr>
        <w:t xml:space="preserve"> data that is before processed and then test and trained.</w:t>
      </w:r>
    </w:p>
    <w:p w14:paraId="3C0D8F6C" w14:textId="77777777" w:rsidR="009729B8" w:rsidRDefault="00296A1D" w:rsidP="00812B6A">
      <w:pPr>
        <w:numPr>
          <w:ilvl w:val="0"/>
          <w:numId w:val="22"/>
        </w:numPr>
        <w:pBdr>
          <w:top w:val="nil"/>
          <w:left w:val="nil"/>
          <w:bottom w:val="nil"/>
          <w:right w:val="nil"/>
          <w:between w:val="nil"/>
        </w:pBdr>
        <w:spacing w:after="0"/>
        <w:rPr>
          <w:color w:val="000000"/>
        </w:rPr>
      </w:pPr>
      <w:bookmarkStart w:id="30" w:name="_3o7alnk" w:colFirst="0" w:colLast="0"/>
      <w:bookmarkEnd w:id="30"/>
      <w:r>
        <w:rPr>
          <w:b/>
          <w:color w:val="000000"/>
        </w:rPr>
        <w:t>Sample Codes and Standards</w:t>
      </w:r>
      <w:r>
        <w:rPr>
          <w:color w:val="000000"/>
        </w:rPr>
        <w:t xml:space="preserve">: The code is integrated with the different systems as designed before and there is </w:t>
      </w:r>
      <w:r>
        <w:t>a novelty</w:t>
      </w:r>
      <w:r>
        <w:rPr>
          <w:color w:val="000000"/>
        </w:rPr>
        <w:t xml:space="preserve"> in it and changes have been made. The coding which </w:t>
      </w:r>
      <w:r>
        <w:t>has</w:t>
      </w:r>
      <w:r>
        <w:rPr>
          <w:color w:val="000000"/>
        </w:rPr>
        <w:t xml:space="preserve"> been before lacks of the things as detailed explanations and comments which is always a difficult task for everyone to understand and get </w:t>
      </w:r>
      <w:r>
        <w:t xml:space="preserve">the </w:t>
      </w:r>
      <w:r>
        <w:rPr>
          <w:color w:val="000000"/>
        </w:rPr>
        <w:t>concept of it. Through our code</w:t>
      </w:r>
      <w:r>
        <w:t>,</w:t>
      </w:r>
      <w:r>
        <w:rPr>
          <w:color w:val="000000"/>
        </w:rPr>
        <w:t xml:space="preserve"> we have set the standards of code clarity and </w:t>
      </w:r>
      <w:r>
        <w:t>maintainability</w:t>
      </w:r>
      <w:r>
        <w:rPr>
          <w:color w:val="000000"/>
        </w:rPr>
        <w:t xml:space="preserve"> and </w:t>
      </w:r>
      <w:r>
        <w:t>make</w:t>
      </w:r>
      <w:r>
        <w:rPr>
          <w:color w:val="000000"/>
        </w:rPr>
        <w:t xml:space="preserve"> it very easier to understand with the use of </w:t>
      </w:r>
      <w:r>
        <w:t xml:space="preserve">the </w:t>
      </w:r>
      <w:r>
        <w:rPr>
          <w:color w:val="000000"/>
        </w:rPr>
        <w:t>latest technologies in a very simpler way which makes everyone understand it better.</w:t>
      </w:r>
    </w:p>
    <w:p w14:paraId="6F43FA0C" w14:textId="77777777" w:rsidR="009729B8" w:rsidRDefault="00296A1D" w:rsidP="00812B6A">
      <w:pPr>
        <w:numPr>
          <w:ilvl w:val="0"/>
          <w:numId w:val="22"/>
        </w:numPr>
        <w:pBdr>
          <w:top w:val="nil"/>
          <w:left w:val="nil"/>
          <w:bottom w:val="nil"/>
          <w:right w:val="nil"/>
          <w:between w:val="nil"/>
        </w:pBdr>
        <w:spacing w:after="0"/>
        <w:rPr>
          <w:color w:val="000000"/>
        </w:rPr>
      </w:pPr>
      <w:r>
        <w:rPr>
          <w:b/>
          <w:color w:val="000000"/>
        </w:rPr>
        <w:t>Difficulties faced and addressing:</w:t>
      </w:r>
    </w:p>
    <w:p w14:paraId="1DDC9A12" w14:textId="77777777" w:rsidR="009729B8" w:rsidRDefault="00296A1D" w:rsidP="00812B6A">
      <w:pPr>
        <w:numPr>
          <w:ilvl w:val="0"/>
          <w:numId w:val="24"/>
        </w:numPr>
        <w:pBdr>
          <w:top w:val="nil"/>
          <w:left w:val="nil"/>
          <w:bottom w:val="nil"/>
          <w:right w:val="nil"/>
          <w:between w:val="nil"/>
        </w:pBdr>
        <w:spacing w:after="0"/>
        <w:rPr>
          <w:color w:val="000000"/>
        </w:rPr>
      </w:pPr>
      <w:r>
        <w:rPr>
          <w:b/>
          <w:color w:val="000000"/>
        </w:rPr>
        <w:t>Datasets:</w:t>
      </w:r>
      <w:r>
        <w:rPr>
          <w:color w:val="000000"/>
        </w:rPr>
        <w:t xml:space="preserve"> First we have to combine all the datasets and for that</w:t>
      </w:r>
      <w:r>
        <w:t>,</w:t>
      </w:r>
      <w:r>
        <w:rPr>
          <w:color w:val="000000"/>
        </w:rPr>
        <w:t xml:space="preserve"> we have </w:t>
      </w:r>
      <w:r>
        <w:t xml:space="preserve">to </w:t>
      </w:r>
      <w:r>
        <w:rPr>
          <w:color w:val="000000"/>
        </w:rPr>
        <w:t>require the labeled datasets of text as well audio.</w:t>
      </w:r>
    </w:p>
    <w:p w14:paraId="330F53D2" w14:textId="77777777" w:rsidR="009729B8" w:rsidRDefault="00296A1D" w:rsidP="00812B6A">
      <w:pPr>
        <w:numPr>
          <w:ilvl w:val="0"/>
          <w:numId w:val="24"/>
        </w:numPr>
        <w:pBdr>
          <w:top w:val="nil"/>
          <w:left w:val="nil"/>
          <w:bottom w:val="nil"/>
          <w:right w:val="nil"/>
          <w:between w:val="nil"/>
        </w:pBdr>
        <w:spacing w:after="0"/>
        <w:rPr>
          <w:color w:val="000000"/>
        </w:rPr>
      </w:pPr>
      <w:r>
        <w:rPr>
          <w:b/>
          <w:color w:val="000000"/>
        </w:rPr>
        <w:t>Audio File:</w:t>
      </w:r>
      <w:r>
        <w:rPr>
          <w:color w:val="000000"/>
        </w:rPr>
        <w:t xml:space="preserve"> There </w:t>
      </w:r>
      <w:r>
        <w:t>have</w:t>
      </w:r>
      <w:r>
        <w:rPr>
          <w:color w:val="000000"/>
        </w:rPr>
        <w:t xml:space="preserve"> been many formats and as well noise problems </w:t>
      </w:r>
      <w:r>
        <w:t>that</w:t>
      </w:r>
      <w:r>
        <w:rPr>
          <w:color w:val="000000"/>
        </w:rPr>
        <w:t xml:space="preserve"> </w:t>
      </w:r>
      <w:r>
        <w:t>are</w:t>
      </w:r>
      <w:r>
        <w:rPr>
          <w:color w:val="000000"/>
        </w:rPr>
        <w:t xml:space="preserve"> not clear </w:t>
      </w:r>
      <w:r>
        <w:t>and</w:t>
      </w:r>
      <w:r>
        <w:rPr>
          <w:color w:val="000000"/>
        </w:rPr>
        <w:t xml:space="preserve"> hence will not result </w:t>
      </w:r>
      <w:r>
        <w:t>in</w:t>
      </w:r>
      <w:r>
        <w:rPr>
          <w:color w:val="000000"/>
        </w:rPr>
        <w:t xml:space="preserve"> a cleared text. However</w:t>
      </w:r>
      <w:r>
        <w:t>,</w:t>
      </w:r>
      <w:r>
        <w:rPr>
          <w:color w:val="000000"/>
        </w:rPr>
        <w:t xml:space="preserve"> it supports the format in which most likely to audio will be. The audio file </w:t>
      </w:r>
      <w:r>
        <w:t xml:space="preserve">is </w:t>
      </w:r>
      <w:r>
        <w:rPr>
          <w:color w:val="000000"/>
        </w:rPr>
        <w:t xml:space="preserve">then meant to be converted into </w:t>
      </w:r>
      <w:r>
        <w:t xml:space="preserve">a </w:t>
      </w:r>
      <w:r>
        <w:rPr>
          <w:color w:val="000000"/>
        </w:rPr>
        <w:t xml:space="preserve">text file and as </w:t>
      </w:r>
      <w:r>
        <w:t>accurately</w:t>
      </w:r>
      <w:r>
        <w:rPr>
          <w:color w:val="000000"/>
        </w:rPr>
        <w:t xml:space="preserve"> </w:t>
      </w:r>
      <w:r>
        <w:t xml:space="preserve">as </w:t>
      </w:r>
      <w:r>
        <w:rPr>
          <w:color w:val="000000"/>
        </w:rPr>
        <w:t>it can be.</w:t>
      </w:r>
    </w:p>
    <w:p w14:paraId="6E0F6A5D" w14:textId="77777777" w:rsidR="009729B8" w:rsidRDefault="00296A1D" w:rsidP="00F87099">
      <w:pPr>
        <w:numPr>
          <w:ilvl w:val="0"/>
          <w:numId w:val="24"/>
        </w:numPr>
        <w:pBdr>
          <w:top w:val="nil"/>
          <w:left w:val="nil"/>
          <w:bottom w:val="nil"/>
          <w:right w:val="nil"/>
          <w:between w:val="nil"/>
        </w:pBdr>
        <w:spacing w:after="0"/>
        <w:rPr>
          <w:color w:val="000000"/>
        </w:rPr>
      </w:pPr>
      <w:r>
        <w:rPr>
          <w:b/>
          <w:color w:val="000000"/>
        </w:rPr>
        <w:t xml:space="preserve">Text </w:t>
      </w:r>
      <w:r>
        <w:rPr>
          <w:b/>
        </w:rPr>
        <w:t>Pre-Processing</w:t>
      </w:r>
      <w:r>
        <w:rPr>
          <w:b/>
          <w:color w:val="000000"/>
        </w:rPr>
        <w:t xml:space="preserve">: </w:t>
      </w:r>
      <w:r>
        <w:rPr>
          <w:color w:val="000000"/>
        </w:rPr>
        <w:t>For text pre-processing</w:t>
      </w:r>
      <w:r>
        <w:t>,</w:t>
      </w:r>
      <w:r>
        <w:rPr>
          <w:color w:val="000000"/>
        </w:rPr>
        <w:t xml:space="preserve"> we have to get things done efficiently time by time. First</w:t>
      </w:r>
      <w:r>
        <w:t>,</w:t>
      </w:r>
      <w:r>
        <w:rPr>
          <w:color w:val="000000"/>
        </w:rPr>
        <w:t xml:space="preserve"> we removed punctuations, then upper case letters and sentence making so it required modification every time we go through it.</w:t>
      </w:r>
    </w:p>
    <w:p w14:paraId="60707223" w14:textId="77777777" w:rsidR="009729B8" w:rsidRDefault="00296A1D" w:rsidP="00F87099">
      <w:pPr>
        <w:numPr>
          <w:ilvl w:val="0"/>
          <w:numId w:val="24"/>
        </w:numPr>
        <w:pBdr>
          <w:top w:val="nil"/>
          <w:left w:val="nil"/>
          <w:bottom w:val="nil"/>
          <w:right w:val="nil"/>
          <w:between w:val="nil"/>
        </w:pBdr>
        <w:spacing w:after="0"/>
        <w:rPr>
          <w:color w:val="000000"/>
        </w:rPr>
      </w:pPr>
      <w:r>
        <w:rPr>
          <w:b/>
          <w:color w:val="000000"/>
        </w:rPr>
        <w:t>New Technologies:</w:t>
      </w:r>
      <w:r>
        <w:rPr>
          <w:color w:val="000000"/>
        </w:rPr>
        <w:t xml:space="preserve"> Working on new technologies was a fundamental and crucial challenge for us. As it has to </w:t>
      </w:r>
      <w:r>
        <w:t>be working</w:t>
      </w:r>
      <w:r>
        <w:rPr>
          <w:color w:val="000000"/>
        </w:rPr>
        <w:t xml:space="preserve"> perfectly for </w:t>
      </w:r>
      <w:r>
        <w:t>the output</w:t>
      </w:r>
      <w:r>
        <w:rPr>
          <w:color w:val="000000"/>
        </w:rPr>
        <w:t xml:space="preserve"> of the system. We have to research and get each tool and technology </w:t>
      </w:r>
      <w:r>
        <w:t xml:space="preserve">to </w:t>
      </w:r>
      <w:r>
        <w:rPr>
          <w:color w:val="000000"/>
        </w:rPr>
        <w:t xml:space="preserve">work perfectly. </w:t>
      </w:r>
    </w:p>
    <w:p w14:paraId="54D78866" w14:textId="77777777" w:rsidR="009729B8" w:rsidRDefault="00296A1D" w:rsidP="00F87099">
      <w:pPr>
        <w:numPr>
          <w:ilvl w:val="0"/>
          <w:numId w:val="24"/>
        </w:numPr>
        <w:pBdr>
          <w:top w:val="nil"/>
          <w:left w:val="nil"/>
          <w:bottom w:val="nil"/>
          <w:right w:val="nil"/>
          <w:between w:val="nil"/>
        </w:pBdr>
        <w:spacing w:after="0"/>
        <w:rPr>
          <w:color w:val="000000"/>
        </w:rPr>
      </w:pPr>
      <w:r>
        <w:rPr>
          <w:b/>
          <w:color w:val="000000"/>
        </w:rPr>
        <w:t>Runtime Efficiency:</w:t>
      </w:r>
      <w:r>
        <w:rPr>
          <w:color w:val="000000"/>
        </w:rPr>
        <w:t xml:space="preserve"> It has to be done in a way that runtime efficiency has to be corrected and more frequently in use of the system we have designed for our system. And everything </w:t>
      </w:r>
      <w:r>
        <w:t>depends</w:t>
      </w:r>
      <w:r>
        <w:rPr>
          <w:color w:val="000000"/>
        </w:rPr>
        <w:t xml:space="preserve"> upon the runtime.</w:t>
      </w:r>
    </w:p>
    <w:p w14:paraId="6B98892B" w14:textId="77777777" w:rsidR="009729B8" w:rsidRDefault="00296A1D" w:rsidP="00F87099">
      <w:pPr>
        <w:numPr>
          <w:ilvl w:val="0"/>
          <w:numId w:val="24"/>
        </w:numPr>
        <w:pBdr>
          <w:top w:val="nil"/>
          <w:left w:val="nil"/>
          <w:bottom w:val="nil"/>
          <w:right w:val="nil"/>
          <w:between w:val="nil"/>
        </w:pBdr>
        <w:rPr>
          <w:color w:val="000000"/>
        </w:rPr>
      </w:pPr>
      <w:bookmarkStart w:id="31" w:name="_23ckvvd" w:colFirst="0" w:colLast="0"/>
      <w:bookmarkEnd w:id="31"/>
      <w:r>
        <w:rPr>
          <w:b/>
          <w:color w:val="000000"/>
        </w:rPr>
        <w:t>Model building:</w:t>
      </w:r>
      <w:r>
        <w:rPr>
          <w:color w:val="000000"/>
        </w:rPr>
        <w:t xml:space="preserve"> Model building requires the perfect knowledge and research of it and very careful optimization to achieve the best performance.</w:t>
      </w:r>
    </w:p>
    <w:p w14:paraId="55D327D6" w14:textId="77777777" w:rsidR="009729B8" w:rsidRDefault="00296A1D" w:rsidP="00F87099">
      <w:pPr>
        <w:pStyle w:val="Heading2"/>
        <w:ind w:left="576" w:hanging="576"/>
        <w:jc w:val="both"/>
        <w:rPr>
          <w:rFonts w:ascii="Times New Roman" w:eastAsia="Times New Roman" w:hAnsi="Times New Roman" w:cs="Times New Roman"/>
        </w:rPr>
      </w:pPr>
      <w:bookmarkStart w:id="32" w:name="_Toc138250199"/>
      <w:r>
        <w:rPr>
          <w:rFonts w:ascii="Times New Roman" w:eastAsia="Times New Roman" w:hAnsi="Times New Roman" w:cs="Times New Roman"/>
        </w:rPr>
        <w:t>5.3 Assumptions/Constraints (Optional)</w:t>
      </w:r>
      <w:bookmarkEnd w:id="32"/>
    </w:p>
    <w:p w14:paraId="20AC2844" w14:textId="77777777" w:rsidR="009729B8" w:rsidRDefault="00296A1D" w:rsidP="00F87099">
      <w:pPr>
        <w:numPr>
          <w:ilvl w:val="0"/>
          <w:numId w:val="25"/>
        </w:numPr>
        <w:pBdr>
          <w:top w:val="nil"/>
          <w:left w:val="nil"/>
          <w:bottom w:val="nil"/>
          <w:right w:val="nil"/>
          <w:between w:val="nil"/>
        </w:pBdr>
        <w:spacing w:after="0"/>
        <w:rPr>
          <w:color w:val="000000"/>
        </w:rPr>
      </w:pPr>
      <w:r>
        <w:rPr>
          <w:color w:val="000000"/>
        </w:rPr>
        <w:t xml:space="preserve">Audio Dataset: </w:t>
      </w:r>
      <w:r>
        <w:t>The audio</w:t>
      </w:r>
      <w:r>
        <w:rPr>
          <w:color w:val="000000"/>
        </w:rPr>
        <w:t xml:space="preserve"> dataset is assumed that it has good audio files. </w:t>
      </w:r>
    </w:p>
    <w:p w14:paraId="07918549" w14:textId="77777777" w:rsidR="009729B8" w:rsidRDefault="00296A1D" w:rsidP="00F87099">
      <w:pPr>
        <w:numPr>
          <w:ilvl w:val="0"/>
          <w:numId w:val="25"/>
        </w:numPr>
        <w:pBdr>
          <w:top w:val="nil"/>
          <w:left w:val="nil"/>
          <w:bottom w:val="nil"/>
          <w:right w:val="nil"/>
          <w:between w:val="nil"/>
        </w:pBdr>
        <w:rPr>
          <w:color w:val="000000"/>
        </w:rPr>
      </w:pPr>
      <w:r>
        <w:rPr>
          <w:color w:val="000000"/>
        </w:rPr>
        <w:t xml:space="preserve">Labeling Accuracy: The dataset must be labeled </w:t>
      </w:r>
      <w:r>
        <w:t>well</w:t>
      </w:r>
      <w:r>
        <w:rPr>
          <w:color w:val="000000"/>
        </w:rPr>
        <w:t xml:space="preserve"> which we have already </w:t>
      </w:r>
      <w:r>
        <w:t>checked</w:t>
      </w:r>
      <w:r>
        <w:rPr>
          <w:color w:val="000000"/>
        </w:rPr>
        <w:t>.</w:t>
      </w:r>
    </w:p>
    <w:p w14:paraId="74B2E70E" w14:textId="77777777" w:rsidR="009729B8" w:rsidRDefault="00296A1D">
      <w:pPr>
        <w:pStyle w:val="Heading1"/>
        <w:rPr>
          <w:rFonts w:ascii="Times New Roman" w:eastAsia="Times New Roman" w:hAnsi="Times New Roman" w:cs="Times New Roman"/>
        </w:rPr>
      </w:pPr>
      <w:bookmarkStart w:id="33" w:name="_Toc138250200"/>
      <w:r>
        <w:rPr>
          <w:rFonts w:ascii="Times New Roman" w:eastAsia="Times New Roman" w:hAnsi="Times New Roman" w:cs="Times New Roman"/>
        </w:rPr>
        <w:lastRenderedPageBreak/>
        <w:t>6. Evaluation</w:t>
      </w:r>
      <w:bookmarkEnd w:id="33"/>
    </w:p>
    <w:p w14:paraId="0E57045E" w14:textId="77777777" w:rsidR="009729B8" w:rsidRDefault="00296A1D">
      <w:pPr>
        <w:pStyle w:val="Heading2"/>
        <w:ind w:left="576" w:hanging="576"/>
        <w:jc w:val="left"/>
        <w:rPr>
          <w:rFonts w:ascii="Times New Roman" w:eastAsia="Times New Roman" w:hAnsi="Times New Roman" w:cs="Times New Roman"/>
        </w:rPr>
      </w:pPr>
      <w:bookmarkStart w:id="34" w:name="_Toc138250201"/>
      <w:r>
        <w:rPr>
          <w:rFonts w:ascii="Times New Roman" w:eastAsia="Times New Roman" w:hAnsi="Times New Roman" w:cs="Times New Roman"/>
        </w:rPr>
        <w:t>6.1 Experimentation</w:t>
      </w:r>
      <w:bookmarkEnd w:id="34"/>
    </w:p>
    <w:p w14:paraId="3B4F3C6D" w14:textId="77777777" w:rsidR="009729B8" w:rsidRDefault="00296A1D" w:rsidP="00F87099">
      <w:r>
        <w:t>Our project outlines the experimental setup, design, and each detail that can obtain the required results to detect the emotion. For that purpose, actual work is done as:</w:t>
      </w:r>
    </w:p>
    <w:p w14:paraId="69CDF6DD" w14:textId="77777777" w:rsidR="009729B8" w:rsidRDefault="00296A1D" w:rsidP="00F87099">
      <w:pPr>
        <w:numPr>
          <w:ilvl w:val="0"/>
          <w:numId w:val="27"/>
        </w:numPr>
        <w:pBdr>
          <w:top w:val="nil"/>
          <w:left w:val="nil"/>
          <w:bottom w:val="nil"/>
          <w:right w:val="nil"/>
          <w:between w:val="nil"/>
        </w:pBdr>
        <w:spacing w:after="0"/>
        <w:rPr>
          <w:color w:val="000000"/>
        </w:rPr>
      </w:pPr>
      <w:r>
        <w:rPr>
          <w:b/>
          <w:color w:val="000000"/>
        </w:rPr>
        <w:t>Installation of Libraries:</w:t>
      </w:r>
      <w:r>
        <w:rPr>
          <w:color w:val="000000"/>
        </w:rPr>
        <w:t xml:space="preserve"> First of all we have to install the libraries here as Speech Recognition and Pandas using pip instructions. These are the necessary libraries.</w:t>
      </w:r>
    </w:p>
    <w:p w14:paraId="1D847140" w14:textId="77777777" w:rsidR="009729B8" w:rsidRDefault="00296A1D" w:rsidP="00F87099">
      <w:pPr>
        <w:numPr>
          <w:ilvl w:val="0"/>
          <w:numId w:val="27"/>
        </w:numPr>
        <w:pBdr>
          <w:top w:val="nil"/>
          <w:left w:val="nil"/>
          <w:bottom w:val="nil"/>
          <w:right w:val="nil"/>
          <w:between w:val="nil"/>
        </w:pBdr>
        <w:spacing w:after="0"/>
        <w:rPr>
          <w:color w:val="000000"/>
        </w:rPr>
      </w:pPr>
      <w:r>
        <w:rPr>
          <w:b/>
          <w:color w:val="000000"/>
        </w:rPr>
        <w:t>Mount Google Drive:</w:t>
      </w:r>
      <w:r>
        <w:rPr>
          <w:color w:val="000000"/>
        </w:rPr>
        <w:t xml:space="preserve"> For using the dataset we have to mount the google drive so it can </w:t>
      </w:r>
      <w:r>
        <w:t>be used</w:t>
      </w:r>
      <w:r>
        <w:rPr>
          <w:color w:val="000000"/>
        </w:rPr>
        <w:t xml:space="preserve"> </w:t>
      </w:r>
      <w:r>
        <w:t>flexibly</w:t>
      </w:r>
      <w:r>
        <w:rPr>
          <w:color w:val="000000"/>
        </w:rPr>
        <w:t xml:space="preserve"> where we want it to be.</w:t>
      </w:r>
    </w:p>
    <w:p w14:paraId="7CF96C7A" w14:textId="77777777" w:rsidR="009729B8" w:rsidRDefault="00296A1D" w:rsidP="00F87099">
      <w:pPr>
        <w:numPr>
          <w:ilvl w:val="0"/>
          <w:numId w:val="27"/>
        </w:numPr>
        <w:pBdr>
          <w:top w:val="nil"/>
          <w:left w:val="nil"/>
          <w:bottom w:val="nil"/>
          <w:right w:val="nil"/>
          <w:between w:val="nil"/>
        </w:pBdr>
        <w:spacing w:after="0"/>
        <w:rPr>
          <w:color w:val="000000"/>
        </w:rPr>
      </w:pPr>
      <w:r>
        <w:rPr>
          <w:b/>
          <w:color w:val="000000"/>
        </w:rPr>
        <w:t>Data Collection:</w:t>
      </w:r>
      <w:r>
        <w:rPr>
          <w:color w:val="000000"/>
        </w:rPr>
        <w:t xml:space="preserve"> It has to collect the over data from datasets of audio files and text files within the </w:t>
      </w:r>
      <w:r>
        <w:t>CSV</w:t>
      </w:r>
      <w:r>
        <w:rPr>
          <w:color w:val="000000"/>
        </w:rPr>
        <w:t xml:space="preserve"> file. It creates a loop where we start converting audio into text one by one till the last audio. Then the text and labeled data as </w:t>
      </w:r>
      <w:r>
        <w:t>CSV</w:t>
      </w:r>
      <w:r>
        <w:rPr>
          <w:color w:val="000000"/>
        </w:rPr>
        <w:t xml:space="preserve"> file was stored in pandas.</w:t>
      </w:r>
    </w:p>
    <w:p w14:paraId="07C3886C" w14:textId="77777777" w:rsidR="009729B8" w:rsidRDefault="00296A1D" w:rsidP="00F87099">
      <w:pPr>
        <w:numPr>
          <w:ilvl w:val="0"/>
          <w:numId w:val="27"/>
        </w:numPr>
        <w:pBdr>
          <w:top w:val="nil"/>
          <w:left w:val="nil"/>
          <w:bottom w:val="nil"/>
          <w:right w:val="nil"/>
          <w:between w:val="nil"/>
        </w:pBdr>
        <w:spacing w:after="0"/>
        <w:rPr>
          <w:color w:val="000000"/>
        </w:rPr>
      </w:pPr>
      <w:r>
        <w:rPr>
          <w:b/>
          <w:color w:val="000000"/>
        </w:rPr>
        <w:t>Combining Datasets:</w:t>
      </w:r>
      <w:r>
        <w:rPr>
          <w:color w:val="000000"/>
        </w:rPr>
        <w:t xml:space="preserve"> Then we combined the </w:t>
      </w:r>
      <w:r>
        <w:t>audio-converted</w:t>
      </w:r>
      <w:r>
        <w:rPr>
          <w:color w:val="000000"/>
        </w:rPr>
        <w:t xml:space="preserve"> text file dataset with already datasets we are having of </w:t>
      </w:r>
      <w:r>
        <w:t>people's</w:t>
      </w:r>
      <w:r>
        <w:rPr>
          <w:color w:val="000000"/>
        </w:rPr>
        <w:t xml:space="preserve"> writings. We combined all the files of text datasets as a final </w:t>
      </w:r>
      <w:r>
        <w:t>CSV</w:t>
      </w:r>
      <w:r>
        <w:rPr>
          <w:color w:val="000000"/>
        </w:rPr>
        <w:t xml:space="preserve"> to do operations on it.</w:t>
      </w:r>
    </w:p>
    <w:p w14:paraId="735553B3" w14:textId="77777777" w:rsidR="009729B8" w:rsidRDefault="00296A1D" w:rsidP="00F87099">
      <w:pPr>
        <w:numPr>
          <w:ilvl w:val="0"/>
          <w:numId w:val="27"/>
        </w:numPr>
        <w:pBdr>
          <w:top w:val="nil"/>
          <w:left w:val="nil"/>
          <w:bottom w:val="nil"/>
          <w:right w:val="nil"/>
          <w:between w:val="nil"/>
        </w:pBdr>
        <w:spacing w:after="0"/>
        <w:rPr>
          <w:color w:val="000000"/>
        </w:rPr>
      </w:pPr>
      <w:r>
        <w:rPr>
          <w:b/>
          <w:color w:val="000000"/>
        </w:rPr>
        <w:t>Text Preprocessing:</w:t>
      </w:r>
      <w:r>
        <w:rPr>
          <w:color w:val="000000"/>
        </w:rPr>
        <w:t xml:space="preserve"> We have done text </w:t>
      </w:r>
      <w:r>
        <w:t>pre-processing</w:t>
      </w:r>
      <w:r>
        <w:rPr>
          <w:color w:val="000000"/>
        </w:rPr>
        <w:t xml:space="preserve"> where it has removed any of the </w:t>
      </w:r>
      <w:r>
        <w:t>punctuations</w:t>
      </w:r>
      <w:r>
        <w:rPr>
          <w:color w:val="000000"/>
        </w:rPr>
        <w:t>, numbers</w:t>
      </w:r>
      <w:r>
        <w:t>,</w:t>
      </w:r>
      <w:r>
        <w:rPr>
          <w:color w:val="000000"/>
        </w:rPr>
        <w:t xml:space="preserve"> and single characters. We have also implemented the conversion of upper case </w:t>
      </w:r>
      <w:r>
        <w:t>letters</w:t>
      </w:r>
      <w:r>
        <w:rPr>
          <w:color w:val="000000"/>
        </w:rPr>
        <w:t xml:space="preserve"> into lower </w:t>
      </w:r>
      <w:r>
        <w:t xml:space="preserve">ones </w:t>
      </w:r>
      <w:r>
        <w:rPr>
          <w:color w:val="000000"/>
        </w:rPr>
        <w:t xml:space="preserve">so everything will be well organized into a </w:t>
      </w:r>
      <w:r>
        <w:t>CSV</w:t>
      </w:r>
      <w:r>
        <w:rPr>
          <w:color w:val="000000"/>
        </w:rPr>
        <w:t xml:space="preserve"> file.</w:t>
      </w:r>
    </w:p>
    <w:p w14:paraId="2B78EA46" w14:textId="77777777" w:rsidR="009729B8" w:rsidRDefault="00296A1D" w:rsidP="00F87099">
      <w:pPr>
        <w:numPr>
          <w:ilvl w:val="0"/>
          <w:numId w:val="27"/>
        </w:numPr>
        <w:pBdr>
          <w:top w:val="nil"/>
          <w:left w:val="nil"/>
          <w:bottom w:val="nil"/>
          <w:right w:val="nil"/>
          <w:between w:val="nil"/>
        </w:pBdr>
        <w:spacing w:after="0"/>
        <w:rPr>
          <w:color w:val="000000"/>
        </w:rPr>
      </w:pPr>
      <w:r>
        <w:rPr>
          <w:b/>
          <w:color w:val="000000"/>
        </w:rPr>
        <w:t>Train:</w:t>
      </w:r>
      <w:r>
        <w:rPr>
          <w:color w:val="000000"/>
        </w:rPr>
        <w:t xml:space="preserve"> The labeled dataset of </w:t>
      </w:r>
      <w:r>
        <w:t>the CSV</w:t>
      </w:r>
      <w:r>
        <w:rPr>
          <w:color w:val="000000"/>
        </w:rPr>
        <w:t xml:space="preserve"> file then is trained through </w:t>
      </w:r>
      <w:proofErr w:type="spellStart"/>
      <w:r>
        <w:rPr>
          <w:color w:val="000000"/>
        </w:rPr>
        <w:t>train_test_split</w:t>
      </w:r>
      <w:proofErr w:type="spellEnd"/>
      <w:r>
        <w:rPr>
          <w:color w:val="000000"/>
        </w:rPr>
        <w:t xml:space="preserve"> and </w:t>
      </w:r>
      <w:proofErr w:type="spellStart"/>
      <w:r>
        <w:t>learn</w:t>
      </w:r>
      <w:r>
        <w:rPr>
          <w:color w:val="000000"/>
        </w:rPr>
        <w:t>.model_selection</w:t>
      </w:r>
      <w:proofErr w:type="spellEnd"/>
      <w:r>
        <w:rPr>
          <w:color w:val="000000"/>
        </w:rPr>
        <w:t xml:space="preserve"> module. This is done for the training and </w:t>
      </w:r>
      <w:r>
        <w:t>evaluation</w:t>
      </w:r>
      <w:r>
        <w:rPr>
          <w:color w:val="000000"/>
        </w:rPr>
        <w:t xml:space="preserve"> </w:t>
      </w:r>
      <w:r>
        <w:t xml:space="preserve">of </w:t>
      </w:r>
      <w:r>
        <w:rPr>
          <w:color w:val="000000"/>
        </w:rPr>
        <w:t>machine learning models.</w:t>
      </w:r>
    </w:p>
    <w:p w14:paraId="58C036CD" w14:textId="77777777" w:rsidR="009729B8" w:rsidRDefault="00296A1D" w:rsidP="00F87099">
      <w:pPr>
        <w:numPr>
          <w:ilvl w:val="0"/>
          <w:numId w:val="27"/>
        </w:numPr>
        <w:pBdr>
          <w:top w:val="nil"/>
          <w:left w:val="nil"/>
          <w:bottom w:val="nil"/>
          <w:right w:val="nil"/>
          <w:between w:val="nil"/>
        </w:pBdr>
        <w:spacing w:after="0"/>
        <w:rPr>
          <w:color w:val="000000"/>
        </w:rPr>
      </w:pPr>
      <w:r>
        <w:rPr>
          <w:b/>
          <w:color w:val="000000"/>
        </w:rPr>
        <w:t xml:space="preserve">Text </w:t>
      </w:r>
      <w:r>
        <w:rPr>
          <w:b/>
        </w:rPr>
        <w:t>Vectorization</w:t>
      </w:r>
      <w:r>
        <w:rPr>
          <w:b/>
          <w:color w:val="000000"/>
        </w:rPr>
        <w:t>:</w:t>
      </w:r>
      <w:r>
        <w:rPr>
          <w:color w:val="000000"/>
        </w:rPr>
        <w:t xml:space="preserve"> Then we have to convert the preprocessed text data to </w:t>
      </w:r>
      <w:r>
        <w:t>a numerical value</w:t>
      </w:r>
      <w:r>
        <w:rPr>
          <w:color w:val="000000"/>
        </w:rPr>
        <w:t xml:space="preserve"> by vectorization for reaching out maximum output with the TF-IDF </w:t>
      </w:r>
      <w:r>
        <w:t>vectorizer</w:t>
      </w:r>
      <w:r>
        <w:rPr>
          <w:color w:val="000000"/>
        </w:rPr>
        <w:t>. Then these vectors are representing each word present in the text data.</w:t>
      </w:r>
    </w:p>
    <w:p w14:paraId="6103393A" w14:textId="77777777" w:rsidR="009729B8" w:rsidRDefault="00296A1D" w:rsidP="00F87099">
      <w:pPr>
        <w:numPr>
          <w:ilvl w:val="0"/>
          <w:numId w:val="27"/>
        </w:numPr>
        <w:pBdr>
          <w:top w:val="nil"/>
          <w:left w:val="nil"/>
          <w:bottom w:val="nil"/>
          <w:right w:val="nil"/>
          <w:between w:val="nil"/>
        </w:pBdr>
        <w:spacing w:after="0"/>
        <w:rPr>
          <w:color w:val="000000"/>
        </w:rPr>
      </w:pPr>
      <w:r>
        <w:rPr>
          <w:b/>
          <w:color w:val="000000"/>
        </w:rPr>
        <w:t>ML models training and evaluation</w:t>
      </w:r>
      <w:r>
        <w:rPr>
          <w:color w:val="000000"/>
        </w:rPr>
        <w:t xml:space="preserve">: The code is trained and </w:t>
      </w:r>
      <w:r>
        <w:t>evaluated</w:t>
      </w:r>
      <w:r>
        <w:rPr>
          <w:color w:val="000000"/>
        </w:rPr>
        <w:t xml:space="preserve"> with different machine learning models including Logistic Regression, </w:t>
      </w:r>
      <w:r>
        <w:t>Decision</w:t>
      </w:r>
      <w:r>
        <w:rPr>
          <w:color w:val="000000"/>
        </w:rPr>
        <w:t xml:space="preserve"> Trees, Complement Naïve Bayes</w:t>
      </w:r>
      <w:r>
        <w:t>,</w:t>
      </w:r>
      <w:r>
        <w:rPr>
          <w:color w:val="000000"/>
        </w:rPr>
        <w:t xml:space="preserve"> and Random Forest </w:t>
      </w:r>
      <w:r>
        <w:t>Classifier</w:t>
      </w:r>
      <w:r>
        <w:rPr>
          <w:color w:val="000000"/>
        </w:rPr>
        <w:t>. As the trained data is used for these models to find the accuracy.</w:t>
      </w:r>
    </w:p>
    <w:p w14:paraId="53B74F58" w14:textId="77777777" w:rsidR="009729B8" w:rsidRDefault="00296A1D" w:rsidP="00F87099">
      <w:pPr>
        <w:numPr>
          <w:ilvl w:val="0"/>
          <w:numId w:val="27"/>
        </w:numPr>
        <w:pBdr>
          <w:top w:val="nil"/>
          <w:left w:val="nil"/>
          <w:bottom w:val="nil"/>
          <w:right w:val="nil"/>
          <w:between w:val="nil"/>
        </w:pBdr>
        <w:rPr>
          <w:color w:val="000000"/>
        </w:rPr>
      </w:pPr>
      <w:r>
        <w:rPr>
          <w:b/>
          <w:color w:val="000000"/>
        </w:rPr>
        <w:t>Confusion Matrix:</w:t>
      </w:r>
      <w:r>
        <w:rPr>
          <w:color w:val="000000"/>
        </w:rPr>
        <w:t xml:space="preserve"> To get the predictive and actual values of these models we have created the confusion matrix with the classification report.</w:t>
      </w:r>
    </w:p>
    <w:p w14:paraId="3A6BC4AD" w14:textId="77777777" w:rsidR="009729B8" w:rsidRDefault="00296A1D" w:rsidP="00F87099">
      <w:pPr>
        <w:pStyle w:val="Heading3"/>
        <w:jc w:val="both"/>
        <w:rPr>
          <w:rFonts w:ascii="Times New Roman" w:eastAsia="Times New Roman" w:hAnsi="Times New Roman" w:cs="Times New Roman"/>
        </w:rPr>
      </w:pPr>
      <w:bookmarkStart w:id="35" w:name="_Toc138250202"/>
      <w:r>
        <w:rPr>
          <w:rFonts w:ascii="Times New Roman" w:eastAsia="Times New Roman" w:hAnsi="Times New Roman" w:cs="Times New Roman"/>
        </w:rPr>
        <w:t>6.2 Experimental Setup</w:t>
      </w:r>
      <w:bookmarkEnd w:id="35"/>
    </w:p>
    <w:p w14:paraId="5364F54A" w14:textId="77777777" w:rsidR="009729B8" w:rsidRDefault="00296A1D" w:rsidP="00F87099">
      <w:r>
        <w:t>Experimental setup involves the project tools, environment, and resources being used. We have used:</w:t>
      </w:r>
    </w:p>
    <w:p w14:paraId="63230CEB" w14:textId="77777777" w:rsidR="009729B8" w:rsidRDefault="00296A1D" w:rsidP="00F87099">
      <w:pPr>
        <w:numPr>
          <w:ilvl w:val="0"/>
          <w:numId w:val="28"/>
        </w:numPr>
        <w:pBdr>
          <w:top w:val="nil"/>
          <w:left w:val="nil"/>
          <w:bottom w:val="nil"/>
          <w:right w:val="nil"/>
          <w:between w:val="nil"/>
        </w:pBdr>
        <w:spacing w:after="0"/>
        <w:rPr>
          <w:color w:val="000000"/>
        </w:rPr>
      </w:pPr>
      <w:r>
        <w:rPr>
          <w:color w:val="000000"/>
        </w:rPr>
        <w:t>Tools and Libraries: In our code</w:t>
      </w:r>
      <w:r>
        <w:t>,</w:t>
      </w:r>
      <w:r>
        <w:rPr>
          <w:color w:val="000000"/>
        </w:rPr>
        <w:t xml:space="preserve"> we have used several tools and libraries such as Speech Recognition, Pandas, and </w:t>
      </w:r>
      <w:r>
        <w:t>sci-kit-learn</w:t>
      </w:r>
      <w:r>
        <w:rPr>
          <w:color w:val="000000"/>
        </w:rPr>
        <w:t>.</w:t>
      </w:r>
    </w:p>
    <w:p w14:paraId="52B388EF" w14:textId="77777777" w:rsidR="009729B8" w:rsidRDefault="00296A1D" w:rsidP="00F87099">
      <w:pPr>
        <w:numPr>
          <w:ilvl w:val="0"/>
          <w:numId w:val="28"/>
        </w:numPr>
        <w:pBdr>
          <w:top w:val="nil"/>
          <w:left w:val="nil"/>
          <w:bottom w:val="nil"/>
          <w:right w:val="nil"/>
          <w:between w:val="nil"/>
        </w:pBdr>
        <w:spacing w:after="0"/>
        <w:rPr>
          <w:color w:val="000000"/>
        </w:rPr>
      </w:pPr>
      <w:r>
        <w:rPr>
          <w:color w:val="000000"/>
        </w:rPr>
        <w:t xml:space="preserve">Environment: </w:t>
      </w:r>
      <w:r>
        <w:t xml:space="preserve">The </w:t>
      </w:r>
      <w:r>
        <w:rPr>
          <w:color w:val="000000"/>
        </w:rPr>
        <w:t xml:space="preserve">environment </w:t>
      </w:r>
      <w:r>
        <w:t>of</w:t>
      </w:r>
      <w:r>
        <w:rPr>
          <w:color w:val="000000"/>
        </w:rPr>
        <w:t xml:space="preserve">  our project is doing code on </w:t>
      </w:r>
      <w:r>
        <w:t>Collaboratory</w:t>
      </w:r>
      <w:r>
        <w:rPr>
          <w:color w:val="000000"/>
        </w:rPr>
        <w:t xml:space="preserve"> </w:t>
      </w:r>
      <w:r>
        <w:t>Notebook</w:t>
      </w:r>
      <w:r>
        <w:rPr>
          <w:color w:val="000000"/>
        </w:rPr>
        <w:t xml:space="preserve">, which is </w:t>
      </w:r>
      <w:r>
        <w:t xml:space="preserve">an </w:t>
      </w:r>
      <w:r>
        <w:rPr>
          <w:color w:val="000000"/>
        </w:rPr>
        <w:t>online platform for Python Programming specifically.</w:t>
      </w:r>
    </w:p>
    <w:p w14:paraId="4C991270" w14:textId="77777777" w:rsidR="009729B8" w:rsidRDefault="00296A1D" w:rsidP="00F87099">
      <w:pPr>
        <w:numPr>
          <w:ilvl w:val="0"/>
          <w:numId w:val="28"/>
        </w:numPr>
        <w:pBdr>
          <w:top w:val="nil"/>
          <w:left w:val="nil"/>
          <w:bottom w:val="nil"/>
          <w:right w:val="nil"/>
          <w:between w:val="nil"/>
        </w:pBdr>
        <w:spacing w:after="0"/>
        <w:rPr>
          <w:color w:val="000000"/>
        </w:rPr>
      </w:pPr>
      <w:r>
        <w:rPr>
          <w:color w:val="000000"/>
        </w:rPr>
        <w:t xml:space="preserve">Data Path: The complete project </w:t>
      </w:r>
      <w:r>
        <w:t>emphasizes</w:t>
      </w:r>
      <w:r>
        <w:rPr>
          <w:color w:val="000000"/>
        </w:rPr>
        <w:t xml:space="preserve"> the use of audio and text </w:t>
      </w:r>
      <w:r>
        <w:t>datasets</w:t>
      </w:r>
      <w:r>
        <w:rPr>
          <w:color w:val="000000"/>
        </w:rPr>
        <w:t xml:space="preserve"> </w:t>
      </w:r>
      <w:r>
        <w:t>that</w:t>
      </w:r>
      <w:r>
        <w:rPr>
          <w:color w:val="000000"/>
        </w:rPr>
        <w:t xml:space="preserve"> were in the google drive as </w:t>
      </w:r>
      <w:r>
        <w:t xml:space="preserve">the </w:t>
      </w:r>
      <w:r>
        <w:rPr>
          <w:color w:val="000000"/>
        </w:rPr>
        <w:t>path we mounted the code within the drive.</w:t>
      </w:r>
    </w:p>
    <w:p w14:paraId="276535D2" w14:textId="77777777" w:rsidR="009729B8" w:rsidRDefault="00296A1D" w:rsidP="00F87099">
      <w:pPr>
        <w:numPr>
          <w:ilvl w:val="0"/>
          <w:numId w:val="28"/>
        </w:numPr>
        <w:pBdr>
          <w:top w:val="nil"/>
          <w:left w:val="nil"/>
          <w:bottom w:val="nil"/>
          <w:right w:val="nil"/>
          <w:between w:val="nil"/>
        </w:pBdr>
        <w:rPr>
          <w:color w:val="000000"/>
        </w:rPr>
      </w:pPr>
      <w:r>
        <w:rPr>
          <w:color w:val="000000"/>
        </w:rPr>
        <w:t>Data Pre Processing: In Data Pre Processing we have converted audio files into text using Speech Recognition techniques.</w:t>
      </w:r>
    </w:p>
    <w:p w14:paraId="70CE78AD" w14:textId="77777777" w:rsidR="009729B8" w:rsidRDefault="009729B8" w:rsidP="00F87099">
      <w:pPr>
        <w:ind w:left="360"/>
      </w:pPr>
    </w:p>
    <w:p w14:paraId="3BF87850" w14:textId="77777777" w:rsidR="009729B8" w:rsidRDefault="00296A1D" w:rsidP="00F87099">
      <w:pPr>
        <w:pStyle w:val="Heading3"/>
        <w:jc w:val="both"/>
        <w:rPr>
          <w:rFonts w:ascii="Times New Roman" w:eastAsia="Times New Roman" w:hAnsi="Times New Roman" w:cs="Times New Roman"/>
        </w:rPr>
      </w:pPr>
      <w:bookmarkStart w:id="36" w:name="_Toc138250203"/>
      <w:r>
        <w:rPr>
          <w:rFonts w:ascii="Times New Roman" w:eastAsia="Times New Roman" w:hAnsi="Times New Roman" w:cs="Times New Roman"/>
        </w:rPr>
        <w:t>6.3 Experiments Design/Details</w:t>
      </w:r>
      <w:bookmarkEnd w:id="36"/>
      <w:r>
        <w:rPr>
          <w:rFonts w:ascii="Times New Roman" w:eastAsia="Times New Roman" w:hAnsi="Times New Roman" w:cs="Times New Roman"/>
        </w:rPr>
        <w:t xml:space="preserve"> </w:t>
      </w:r>
    </w:p>
    <w:p w14:paraId="462C6B74" w14:textId="77777777" w:rsidR="009729B8" w:rsidRDefault="00296A1D" w:rsidP="00F87099">
      <w:r>
        <w:t>Experiment design in this project was meant to provide a system that can detect the emotions of humans. For that we have used:</w:t>
      </w:r>
    </w:p>
    <w:p w14:paraId="31232B8A" w14:textId="77777777" w:rsidR="009729B8" w:rsidRDefault="00296A1D" w:rsidP="00F87099">
      <w:pPr>
        <w:numPr>
          <w:ilvl w:val="0"/>
          <w:numId w:val="17"/>
        </w:numPr>
        <w:pBdr>
          <w:top w:val="nil"/>
          <w:left w:val="nil"/>
          <w:bottom w:val="nil"/>
          <w:right w:val="nil"/>
          <w:between w:val="nil"/>
        </w:pBdr>
        <w:spacing w:after="0"/>
        <w:rPr>
          <w:color w:val="000000"/>
        </w:rPr>
      </w:pPr>
      <w:r>
        <w:rPr>
          <w:b/>
          <w:color w:val="000000"/>
        </w:rPr>
        <w:lastRenderedPageBreak/>
        <w:t>Data Collection:</w:t>
      </w:r>
      <w:r>
        <w:rPr>
          <w:color w:val="000000"/>
        </w:rPr>
        <w:t xml:space="preserve"> In this project</w:t>
      </w:r>
      <w:r>
        <w:t>,</w:t>
      </w:r>
      <w:r>
        <w:rPr>
          <w:color w:val="000000"/>
        </w:rPr>
        <w:t xml:space="preserve"> we have first collected the data and then we implemented the conversion of audio files into text using </w:t>
      </w:r>
      <w:r>
        <w:t xml:space="preserve">a </w:t>
      </w:r>
      <w:r>
        <w:rPr>
          <w:color w:val="000000"/>
        </w:rPr>
        <w:t>loop we were able to convert all the existing audio files using Speech Recognition.</w:t>
      </w:r>
    </w:p>
    <w:p w14:paraId="2D4A2447" w14:textId="77777777" w:rsidR="009729B8" w:rsidRDefault="00296A1D" w:rsidP="00F87099">
      <w:pPr>
        <w:numPr>
          <w:ilvl w:val="0"/>
          <w:numId w:val="17"/>
        </w:numPr>
        <w:pBdr>
          <w:top w:val="nil"/>
          <w:left w:val="nil"/>
          <w:bottom w:val="nil"/>
          <w:right w:val="nil"/>
          <w:between w:val="nil"/>
        </w:pBdr>
        <w:spacing w:after="0"/>
        <w:rPr>
          <w:color w:val="000000"/>
        </w:rPr>
      </w:pPr>
      <w:r>
        <w:rPr>
          <w:b/>
          <w:color w:val="000000"/>
        </w:rPr>
        <w:t>Data Frame Creation:</w:t>
      </w:r>
      <w:r>
        <w:rPr>
          <w:color w:val="000000"/>
        </w:rPr>
        <w:t xml:space="preserve"> We created </w:t>
      </w:r>
      <w:r>
        <w:t>an</w:t>
      </w:r>
      <w:r>
        <w:rPr>
          <w:color w:val="000000"/>
        </w:rPr>
        <w:t xml:space="preserve"> empty </w:t>
      </w:r>
      <w:r>
        <w:t>data frame</w:t>
      </w:r>
      <w:r>
        <w:rPr>
          <w:color w:val="000000"/>
        </w:rPr>
        <w:t xml:space="preserve"> to store the text and associated </w:t>
      </w:r>
      <w:r>
        <w:t>labels</w:t>
      </w:r>
      <w:r>
        <w:rPr>
          <w:color w:val="000000"/>
        </w:rPr>
        <w:t xml:space="preserve"> for the dataset. As </w:t>
      </w:r>
      <w:r>
        <w:t>data frame</w:t>
      </w:r>
      <w:r>
        <w:rPr>
          <w:color w:val="000000"/>
        </w:rPr>
        <w:t xml:space="preserve"> has two columns one is text and </w:t>
      </w:r>
      <w:r>
        <w:t xml:space="preserve">the </w:t>
      </w:r>
      <w:r>
        <w:rPr>
          <w:color w:val="000000"/>
        </w:rPr>
        <w:t xml:space="preserve">other is </w:t>
      </w:r>
      <w:r>
        <w:t xml:space="preserve">the </w:t>
      </w:r>
      <w:r>
        <w:rPr>
          <w:color w:val="000000"/>
        </w:rPr>
        <w:t>label.</w:t>
      </w:r>
    </w:p>
    <w:p w14:paraId="105E74CA" w14:textId="77777777" w:rsidR="009729B8" w:rsidRDefault="00296A1D" w:rsidP="00F87099">
      <w:pPr>
        <w:numPr>
          <w:ilvl w:val="0"/>
          <w:numId w:val="17"/>
        </w:numPr>
        <w:pBdr>
          <w:top w:val="nil"/>
          <w:left w:val="nil"/>
          <w:bottom w:val="nil"/>
          <w:right w:val="nil"/>
          <w:between w:val="nil"/>
        </w:pBdr>
        <w:spacing w:after="0"/>
        <w:rPr>
          <w:color w:val="000000"/>
        </w:rPr>
      </w:pPr>
      <w:r>
        <w:rPr>
          <w:b/>
          <w:color w:val="000000"/>
        </w:rPr>
        <w:t xml:space="preserve">Text </w:t>
      </w:r>
      <w:r>
        <w:rPr>
          <w:b/>
        </w:rPr>
        <w:t>Pre-Processing</w:t>
      </w:r>
      <w:r>
        <w:rPr>
          <w:b/>
          <w:color w:val="000000"/>
        </w:rPr>
        <w:t>:</w:t>
      </w:r>
      <w:r>
        <w:rPr>
          <w:color w:val="000000"/>
        </w:rPr>
        <w:t xml:space="preserve"> Then the converted data has to </w:t>
      </w:r>
      <w:r>
        <w:t>go</w:t>
      </w:r>
      <w:r>
        <w:rPr>
          <w:color w:val="000000"/>
        </w:rPr>
        <w:t xml:space="preserve"> with the pre-processing period in which we combined all the datasets into </w:t>
      </w:r>
      <w:r>
        <w:t xml:space="preserve">a </w:t>
      </w:r>
      <w:r>
        <w:rPr>
          <w:color w:val="000000"/>
        </w:rPr>
        <w:t xml:space="preserve">final </w:t>
      </w:r>
      <w:r>
        <w:t>CSV</w:t>
      </w:r>
      <w:r>
        <w:rPr>
          <w:color w:val="000000"/>
        </w:rPr>
        <w:t xml:space="preserve"> and implemented the techniques to remove punctuations, numbers</w:t>
      </w:r>
      <w:r>
        <w:t>,</w:t>
      </w:r>
      <w:r>
        <w:rPr>
          <w:color w:val="000000"/>
        </w:rPr>
        <w:t xml:space="preserve"> and single characters.</w:t>
      </w:r>
    </w:p>
    <w:p w14:paraId="12B31751" w14:textId="77777777" w:rsidR="009729B8" w:rsidRDefault="00296A1D" w:rsidP="00F87099">
      <w:pPr>
        <w:numPr>
          <w:ilvl w:val="0"/>
          <w:numId w:val="17"/>
        </w:numPr>
        <w:pBdr>
          <w:top w:val="nil"/>
          <w:left w:val="nil"/>
          <w:bottom w:val="nil"/>
          <w:right w:val="nil"/>
          <w:between w:val="nil"/>
        </w:pBdr>
        <w:spacing w:after="0"/>
        <w:rPr>
          <w:color w:val="000000"/>
        </w:rPr>
      </w:pPr>
      <w:r>
        <w:rPr>
          <w:b/>
          <w:color w:val="000000"/>
        </w:rPr>
        <w:t>Data Label Standardization:</w:t>
      </w:r>
      <w:r>
        <w:rPr>
          <w:color w:val="000000"/>
        </w:rPr>
        <w:t xml:space="preserve"> Then we labeled the dataset we created through audio files and text dataset by replacing </w:t>
      </w:r>
      <w:r>
        <w:t>labels</w:t>
      </w:r>
      <w:r>
        <w:rPr>
          <w:color w:val="000000"/>
        </w:rPr>
        <w:t xml:space="preserve"> as our model requirement. ‘Joy’ with the ‘happy’ ‘sadness’ with ‘sad’ and ‘anger’ with ‘angry’ as we are predicting emotion of </w:t>
      </w:r>
      <w:r>
        <w:t>humans</w:t>
      </w:r>
      <w:r>
        <w:rPr>
          <w:color w:val="000000"/>
        </w:rPr>
        <w:t xml:space="preserve"> it has to be </w:t>
      </w:r>
      <w:r>
        <w:t>properly</w:t>
      </w:r>
      <w:r>
        <w:rPr>
          <w:color w:val="000000"/>
        </w:rPr>
        <w:t xml:space="preserve"> </w:t>
      </w:r>
      <w:r>
        <w:t>labeled</w:t>
      </w:r>
      <w:r>
        <w:rPr>
          <w:color w:val="000000"/>
        </w:rPr>
        <w:t xml:space="preserve"> as emotion.</w:t>
      </w:r>
    </w:p>
    <w:p w14:paraId="7B923F29" w14:textId="77777777" w:rsidR="009729B8" w:rsidRDefault="00296A1D" w:rsidP="00F87099">
      <w:pPr>
        <w:numPr>
          <w:ilvl w:val="0"/>
          <w:numId w:val="17"/>
        </w:numPr>
        <w:pBdr>
          <w:top w:val="nil"/>
          <w:left w:val="nil"/>
          <w:bottom w:val="nil"/>
          <w:right w:val="nil"/>
          <w:between w:val="nil"/>
        </w:pBdr>
        <w:spacing w:after="0"/>
        <w:rPr>
          <w:color w:val="000000"/>
        </w:rPr>
      </w:pPr>
      <w:r>
        <w:rPr>
          <w:b/>
          <w:color w:val="000000"/>
        </w:rPr>
        <w:t>Training and testing:</w:t>
      </w:r>
      <w:r>
        <w:rPr>
          <w:color w:val="000000"/>
        </w:rPr>
        <w:t xml:space="preserve"> Then the dataset of </w:t>
      </w:r>
      <w:r>
        <w:t xml:space="preserve">the </w:t>
      </w:r>
      <w:r>
        <w:rPr>
          <w:color w:val="000000"/>
        </w:rPr>
        <w:t xml:space="preserve">final </w:t>
      </w:r>
      <w:r>
        <w:t>CSV</w:t>
      </w:r>
      <w:r>
        <w:rPr>
          <w:color w:val="000000"/>
        </w:rPr>
        <w:t xml:space="preserve"> has been trained to different models after </w:t>
      </w:r>
      <w:r>
        <w:t>testing</w:t>
      </w:r>
      <w:r>
        <w:rPr>
          <w:color w:val="000000"/>
        </w:rPr>
        <w:t xml:space="preserve"> and then for validation. </w:t>
      </w:r>
    </w:p>
    <w:p w14:paraId="348E05B3" w14:textId="77777777" w:rsidR="009729B8" w:rsidRDefault="00296A1D" w:rsidP="00F87099">
      <w:pPr>
        <w:numPr>
          <w:ilvl w:val="0"/>
          <w:numId w:val="17"/>
        </w:numPr>
        <w:pBdr>
          <w:top w:val="nil"/>
          <w:left w:val="nil"/>
          <w:bottom w:val="nil"/>
          <w:right w:val="nil"/>
          <w:between w:val="nil"/>
        </w:pBdr>
        <w:rPr>
          <w:color w:val="000000"/>
        </w:rPr>
      </w:pPr>
      <w:bookmarkStart w:id="37" w:name="_vx1227" w:colFirst="0" w:colLast="0"/>
      <w:bookmarkEnd w:id="37"/>
      <w:r>
        <w:rPr>
          <w:b/>
          <w:color w:val="000000"/>
        </w:rPr>
        <w:t>Machine Learning Models:</w:t>
      </w:r>
      <w:r>
        <w:rPr>
          <w:color w:val="000000"/>
        </w:rPr>
        <w:t xml:space="preserve"> We have implies different machine learning models </w:t>
      </w:r>
      <w:r>
        <w:t xml:space="preserve">such </w:t>
      </w:r>
      <w:r>
        <w:rPr>
          <w:color w:val="000000"/>
        </w:rPr>
        <w:t>as Logistic Regression, Decision Trees, Complement Naïve Bayes</w:t>
      </w:r>
      <w:r>
        <w:t>,</w:t>
      </w:r>
      <w:r>
        <w:rPr>
          <w:color w:val="000000"/>
        </w:rPr>
        <w:t xml:space="preserve"> and Random Forest Classifier</w:t>
      </w:r>
      <w:r>
        <w:t>,</w:t>
      </w:r>
      <w:r>
        <w:rPr>
          <w:color w:val="000000"/>
        </w:rPr>
        <w:t xml:space="preserve"> and then it evaluates </w:t>
      </w:r>
      <w:r>
        <w:t xml:space="preserve">the </w:t>
      </w:r>
      <w:r>
        <w:rPr>
          <w:color w:val="000000"/>
        </w:rPr>
        <w:t>performance by confusion matrix and classification report. Results</w:t>
      </w:r>
    </w:p>
    <w:p w14:paraId="477D7CF8" w14:textId="77777777" w:rsidR="009729B8" w:rsidRDefault="00296A1D" w:rsidP="00F87099">
      <w:pPr>
        <w:pStyle w:val="Heading2"/>
        <w:numPr>
          <w:ilvl w:val="1"/>
          <w:numId w:val="4"/>
        </w:numPr>
        <w:jc w:val="both"/>
        <w:rPr>
          <w:rFonts w:ascii="Times New Roman" w:eastAsia="Times New Roman" w:hAnsi="Times New Roman" w:cs="Times New Roman"/>
        </w:rPr>
      </w:pPr>
      <w:bookmarkStart w:id="38" w:name="_Toc138250204"/>
      <w:r>
        <w:rPr>
          <w:rFonts w:ascii="Times New Roman" w:eastAsia="Times New Roman" w:hAnsi="Times New Roman" w:cs="Times New Roman"/>
        </w:rPr>
        <w:t>Discussion/Analysis</w:t>
      </w:r>
      <w:bookmarkEnd w:id="38"/>
    </w:p>
    <w:p w14:paraId="343000E0" w14:textId="77777777" w:rsidR="009729B8" w:rsidRDefault="00296A1D" w:rsidP="00F87099">
      <w:pPr>
        <w:pStyle w:val="Heading2"/>
        <w:ind w:left="360"/>
        <w:jc w:val="both"/>
      </w:pPr>
      <w:bookmarkStart w:id="39" w:name="_Toc138250205"/>
      <w:r>
        <w:t>6.4.1 Dataset:</w:t>
      </w:r>
      <w:bookmarkEnd w:id="39"/>
    </w:p>
    <w:p w14:paraId="309E4F7E" w14:textId="77777777" w:rsidR="009729B8" w:rsidRDefault="00296A1D" w:rsidP="00F87099">
      <w:pPr>
        <w:numPr>
          <w:ilvl w:val="0"/>
          <w:numId w:val="19"/>
        </w:numPr>
        <w:pBdr>
          <w:top w:val="nil"/>
          <w:left w:val="nil"/>
          <w:bottom w:val="nil"/>
          <w:right w:val="nil"/>
          <w:between w:val="nil"/>
        </w:pBdr>
        <w:spacing w:after="0"/>
        <w:rPr>
          <w:color w:val="000000"/>
        </w:rPr>
      </w:pPr>
      <w:r>
        <w:rPr>
          <w:b/>
          <w:color w:val="000000"/>
        </w:rPr>
        <w:t>Audio Dataset:</w:t>
      </w:r>
      <w:r>
        <w:rPr>
          <w:color w:val="000000"/>
        </w:rPr>
        <w:t xml:space="preserve"> We used the dataset from kaggle.com which has the happy, sad, angry</w:t>
      </w:r>
      <w:r>
        <w:t>,</w:t>
      </w:r>
      <w:r>
        <w:rPr>
          <w:color w:val="000000"/>
        </w:rPr>
        <w:t xml:space="preserve"> and neutral audios in it. The audios are in wav format which is easily </w:t>
      </w:r>
      <w:r>
        <w:t>accessible</w:t>
      </w:r>
      <w:r>
        <w:rPr>
          <w:color w:val="000000"/>
        </w:rPr>
        <w:t xml:space="preserve"> and easy to work on.</w:t>
      </w:r>
    </w:p>
    <w:p w14:paraId="445C5E81" w14:textId="77777777" w:rsidR="009729B8" w:rsidRDefault="009729B8" w:rsidP="00F87099">
      <w:pPr>
        <w:pBdr>
          <w:top w:val="nil"/>
          <w:left w:val="nil"/>
          <w:bottom w:val="nil"/>
          <w:right w:val="nil"/>
          <w:between w:val="nil"/>
        </w:pBdr>
        <w:spacing w:after="160" w:line="259" w:lineRule="auto"/>
        <w:ind w:left="1440"/>
        <w:rPr>
          <w:rFonts w:ascii="Calibri" w:eastAsia="Calibri" w:hAnsi="Calibri" w:cs="Calibri"/>
          <w:color w:val="000000"/>
        </w:rPr>
      </w:pPr>
    </w:p>
    <w:p w14:paraId="26A24A84" w14:textId="77777777" w:rsidR="009729B8" w:rsidRDefault="00296A1D" w:rsidP="00F87099">
      <w:r>
        <w:rPr>
          <w:noProof/>
        </w:rPr>
        <w:drawing>
          <wp:inline distT="0" distB="0" distL="0" distR="0" wp14:anchorId="47B72EEE" wp14:editId="59904204">
            <wp:extent cx="5490210" cy="30670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490210" cy="3067050"/>
                    </a:xfrm>
                    <a:prstGeom prst="rect">
                      <a:avLst/>
                    </a:prstGeom>
                    <a:ln/>
                  </pic:spPr>
                </pic:pic>
              </a:graphicData>
            </a:graphic>
          </wp:inline>
        </w:drawing>
      </w:r>
    </w:p>
    <w:p w14:paraId="3B1160A7" w14:textId="77777777" w:rsidR="009729B8" w:rsidRDefault="00296A1D" w:rsidP="00303D07">
      <w:pPr>
        <w:pBdr>
          <w:top w:val="nil"/>
          <w:left w:val="nil"/>
          <w:bottom w:val="nil"/>
          <w:right w:val="nil"/>
          <w:between w:val="nil"/>
        </w:pBdr>
        <w:spacing w:after="200"/>
        <w:jc w:val="center"/>
        <w:rPr>
          <w:i/>
          <w:color w:val="44546A"/>
          <w:sz w:val="18"/>
          <w:szCs w:val="18"/>
        </w:rPr>
      </w:pPr>
      <w:r>
        <w:rPr>
          <w:i/>
          <w:color w:val="44546A"/>
          <w:sz w:val="18"/>
          <w:szCs w:val="18"/>
        </w:rPr>
        <w:t>Screenshot 1 – Audio Dataset</w:t>
      </w:r>
    </w:p>
    <w:p w14:paraId="24B5B113" w14:textId="77777777" w:rsidR="009729B8" w:rsidRDefault="00296A1D" w:rsidP="00F87099">
      <w:r>
        <w:rPr>
          <w:noProof/>
        </w:rPr>
        <w:lastRenderedPageBreak/>
        <w:drawing>
          <wp:inline distT="0" distB="0" distL="0" distR="0" wp14:anchorId="0E418054" wp14:editId="01E4C713">
            <wp:extent cx="5490210" cy="30765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490210" cy="3076575"/>
                    </a:xfrm>
                    <a:prstGeom prst="rect">
                      <a:avLst/>
                    </a:prstGeom>
                    <a:ln/>
                  </pic:spPr>
                </pic:pic>
              </a:graphicData>
            </a:graphic>
          </wp:inline>
        </w:drawing>
      </w:r>
    </w:p>
    <w:p w14:paraId="6956E78A" w14:textId="77777777" w:rsidR="009729B8" w:rsidRDefault="00296A1D" w:rsidP="00303D07">
      <w:pPr>
        <w:pBdr>
          <w:top w:val="nil"/>
          <w:left w:val="nil"/>
          <w:bottom w:val="nil"/>
          <w:right w:val="nil"/>
          <w:between w:val="nil"/>
        </w:pBdr>
        <w:spacing w:after="200"/>
        <w:jc w:val="center"/>
        <w:rPr>
          <w:i/>
          <w:color w:val="44546A"/>
          <w:sz w:val="18"/>
          <w:szCs w:val="18"/>
        </w:rPr>
      </w:pPr>
      <w:r>
        <w:rPr>
          <w:i/>
          <w:color w:val="44546A"/>
          <w:sz w:val="18"/>
          <w:szCs w:val="18"/>
        </w:rPr>
        <w:t>Screenshot 2 - Audio Dataset Conversion</w:t>
      </w:r>
    </w:p>
    <w:p w14:paraId="45FD7778" w14:textId="77777777" w:rsidR="009729B8" w:rsidRDefault="00296A1D" w:rsidP="00F87099">
      <w:r>
        <w:rPr>
          <w:noProof/>
        </w:rPr>
        <w:drawing>
          <wp:inline distT="0" distB="0" distL="0" distR="0" wp14:anchorId="40B5CBFD" wp14:editId="195F8993">
            <wp:extent cx="5490210" cy="299085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490210" cy="2990850"/>
                    </a:xfrm>
                    <a:prstGeom prst="rect">
                      <a:avLst/>
                    </a:prstGeom>
                    <a:ln/>
                  </pic:spPr>
                </pic:pic>
              </a:graphicData>
            </a:graphic>
          </wp:inline>
        </w:drawing>
      </w:r>
    </w:p>
    <w:p w14:paraId="27DD045F" w14:textId="77777777" w:rsidR="009729B8" w:rsidRDefault="00296A1D" w:rsidP="00303D07">
      <w:pPr>
        <w:pBdr>
          <w:top w:val="nil"/>
          <w:left w:val="nil"/>
          <w:bottom w:val="nil"/>
          <w:right w:val="nil"/>
          <w:between w:val="nil"/>
        </w:pBdr>
        <w:spacing w:after="200"/>
        <w:jc w:val="center"/>
        <w:rPr>
          <w:i/>
          <w:color w:val="44546A"/>
          <w:sz w:val="18"/>
          <w:szCs w:val="18"/>
        </w:rPr>
      </w:pPr>
      <w:r>
        <w:rPr>
          <w:i/>
          <w:color w:val="44546A"/>
          <w:sz w:val="18"/>
          <w:szCs w:val="18"/>
        </w:rPr>
        <w:t>Screenshot 3 - Converted CSV File</w:t>
      </w:r>
    </w:p>
    <w:p w14:paraId="64FD78D1" w14:textId="77777777" w:rsidR="009729B8" w:rsidRDefault="00296A1D" w:rsidP="00F87099">
      <w:pPr>
        <w:numPr>
          <w:ilvl w:val="0"/>
          <w:numId w:val="19"/>
        </w:numPr>
        <w:pBdr>
          <w:top w:val="nil"/>
          <w:left w:val="nil"/>
          <w:bottom w:val="nil"/>
          <w:right w:val="nil"/>
          <w:between w:val="nil"/>
        </w:pBdr>
        <w:rPr>
          <w:color w:val="000000"/>
        </w:rPr>
      </w:pPr>
      <w:r>
        <w:rPr>
          <w:b/>
          <w:color w:val="000000"/>
        </w:rPr>
        <w:t>Text Dataset:</w:t>
      </w:r>
      <w:r>
        <w:rPr>
          <w:color w:val="000000"/>
        </w:rPr>
        <w:t xml:space="preserve"> We </w:t>
      </w:r>
      <w:r>
        <w:t>use</w:t>
      </w:r>
      <w:r>
        <w:rPr>
          <w:color w:val="000000"/>
        </w:rPr>
        <w:t xml:space="preserve"> the text datasets from kaggl.com which </w:t>
      </w:r>
      <w:r>
        <w:t>were</w:t>
      </w:r>
      <w:r>
        <w:rPr>
          <w:color w:val="000000"/>
        </w:rPr>
        <w:t xml:space="preserve"> labeled data within the txt file which we converted into </w:t>
      </w:r>
      <w:r>
        <w:t>CSV</w:t>
      </w:r>
      <w:r>
        <w:rPr>
          <w:color w:val="000000"/>
        </w:rPr>
        <w:t xml:space="preserve"> file for our system.</w:t>
      </w:r>
    </w:p>
    <w:p w14:paraId="6B10CEA1" w14:textId="77777777" w:rsidR="009729B8" w:rsidRDefault="00296A1D" w:rsidP="00F87099">
      <w:r>
        <w:rPr>
          <w:noProof/>
        </w:rPr>
        <w:lastRenderedPageBreak/>
        <w:drawing>
          <wp:inline distT="0" distB="0" distL="0" distR="0" wp14:anchorId="012D7CA9" wp14:editId="491411F9">
            <wp:extent cx="5490210" cy="34480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490210" cy="3448050"/>
                    </a:xfrm>
                    <a:prstGeom prst="rect">
                      <a:avLst/>
                    </a:prstGeom>
                    <a:ln/>
                  </pic:spPr>
                </pic:pic>
              </a:graphicData>
            </a:graphic>
          </wp:inline>
        </w:drawing>
      </w:r>
    </w:p>
    <w:p w14:paraId="7ED3D51F" w14:textId="77777777" w:rsidR="009729B8" w:rsidRDefault="00303D07" w:rsidP="00303D07">
      <w:pPr>
        <w:pBdr>
          <w:top w:val="nil"/>
          <w:left w:val="nil"/>
          <w:bottom w:val="nil"/>
          <w:right w:val="nil"/>
          <w:between w:val="nil"/>
        </w:pBdr>
        <w:spacing w:after="200"/>
        <w:jc w:val="center"/>
        <w:rPr>
          <w:i/>
          <w:color w:val="44546A"/>
          <w:sz w:val="18"/>
          <w:szCs w:val="18"/>
        </w:rPr>
      </w:pPr>
      <w:r>
        <w:rPr>
          <w:i/>
          <w:color w:val="44546A"/>
          <w:sz w:val="18"/>
          <w:szCs w:val="18"/>
        </w:rPr>
        <w:t>Screenshot 4</w:t>
      </w:r>
      <w:r w:rsidR="00296A1D">
        <w:rPr>
          <w:i/>
          <w:color w:val="44546A"/>
          <w:sz w:val="18"/>
          <w:szCs w:val="18"/>
        </w:rPr>
        <w:t xml:space="preserve"> - Text Dataset</w:t>
      </w:r>
    </w:p>
    <w:p w14:paraId="1FA3EFFD" w14:textId="77777777" w:rsidR="009729B8" w:rsidRDefault="00296A1D" w:rsidP="00F87099">
      <w:pPr>
        <w:numPr>
          <w:ilvl w:val="0"/>
          <w:numId w:val="20"/>
        </w:numPr>
        <w:pBdr>
          <w:top w:val="nil"/>
          <w:left w:val="nil"/>
          <w:bottom w:val="nil"/>
          <w:right w:val="nil"/>
          <w:between w:val="nil"/>
        </w:pBdr>
        <w:rPr>
          <w:color w:val="000000"/>
        </w:rPr>
      </w:pPr>
      <w:r>
        <w:rPr>
          <w:b/>
          <w:color w:val="000000"/>
        </w:rPr>
        <w:t>Combined Dataset:</w:t>
      </w:r>
      <w:r>
        <w:rPr>
          <w:color w:val="000000"/>
        </w:rPr>
        <w:t xml:space="preserve"> Then we combine the converted audio to text dataset with the already text datasets of value, train</w:t>
      </w:r>
      <w:r>
        <w:t>,</w:t>
      </w:r>
      <w:r>
        <w:rPr>
          <w:color w:val="000000"/>
        </w:rPr>
        <w:t xml:space="preserve"> and test. We combine these all into a </w:t>
      </w:r>
      <w:r>
        <w:t>CSV</w:t>
      </w:r>
      <w:r>
        <w:rPr>
          <w:color w:val="000000"/>
        </w:rPr>
        <w:t xml:space="preserve"> file.</w:t>
      </w:r>
    </w:p>
    <w:p w14:paraId="6F3A7BC6" w14:textId="77777777" w:rsidR="009729B8" w:rsidRDefault="00296A1D">
      <w:r>
        <w:rPr>
          <w:noProof/>
        </w:rPr>
        <w:drawing>
          <wp:inline distT="0" distB="0" distL="0" distR="0" wp14:anchorId="2202483D" wp14:editId="4C9A15BD">
            <wp:extent cx="5490210" cy="33147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490210" cy="3314700"/>
                    </a:xfrm>
                    <a:prstGeom prst="rect">
                      <a:avLst/>
                    </a:prstGeom>
                    <a:ln/>
                  </pic:spPr>
                </pic:pic>
              </a:graphicData>
            </a:graphic>
          </wp:inline>
        </w:drawing>
      </w:r>
    </w:p>
    <w:p w14:paraId="31AB43FB" w14:textId="77777777" w:rsidR="009729B8" w:rsidRDefault="00303D07">
      <w:pPr>
        <w:pBdr>
          <w:top w:val="nil"/>
          <w:left w:val="nil"/>
          <w:bottom w:val="nil"/>
          <w:right w:val="nil"/>
          <w:between w:val="nil"/>
        </w:pBdr>
        <w:spacing w:after="200"/>
        <w:jc w:val="center"/>
        <w:rPr>
          <w:i/>
          <w:color w:val="44546A"/>
          <w:sz w:val="18"/>
          <w:szCs w:val="18"/>
        </w:rPr>
      </w:pPr>
      <w:r>
        <w:rPr>
          <w:i/>
          <w:color w:val="44546A"/>
          <w:sz w:val="18"/>
          <w:szCs w:val="18"/>
        </w:rPr>
        <w:t>Screenshot 5</w:t>
      </w:r>
      <w:r w:rsidR="00296A1D">
        <w:rPr>
          <w:i/>
          <w:color w:val="44546A"/>
          <w:sz w:val="18"/>
          <w:szCs w:val="18"/>
        </w:rPr>
        <w:t xml:space="preserve"> - Combined Dataset</w:t>
      </w:r>
    </w:p>
    <w:p w14:paraId="125BC123" w14:textId="77777777" w:rsidR="009729B8" w:rsidRDefault="00296A1D">
      <w:pPr>
        <w:jc w:val="center"/>
      </w:pPr>
      <w:r>
        <w:rPr>
          <w:noProof/>
        </w:rPr>
        <w:lastRenderedPageBreak/>
        <w:drawing>
          <wp:inline distT="0" distB="0" distL="0" distR="0" wp14:anchorId="4E40DBBC" wp14:editId="293AA09A">
            <wp:extent cx="5490210" cy="34575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490210" cy="3457575"/>
                    </a:xfrm>
                    <a:prstGeom prst="rect">
                      <a:avLst/>
                    </a:prstGeom>
                    <a:ln/>
                  </pic:spPr>
                </pic:pic>
              </a:graphicData>
            </a:graphic>
          </wp:inline>
        </w:drawing>
      </w:r>
    </w:p>
    <w:p w14:paraId="650D2418" w14:textId="77777777" w:rsidR="009729B8" w:rsidRDefault="00303D07">
      <w:pPr>
        <w:pBdr>
          <w:top w:val="nil"/>
          <w:left w:val="nil"/>
          <w:bottom w:val="nil"/>
          <w:right w:val="nil"/>
          <w:between w:val="nil"/>
        </w:pBdr>
        <w:spacing w:after="200"/>
        <w:jc w:val="center"/>
        <w:rPr>
          <w:i/>
          <w:color w:val="44546A"/>
          <w:sz w:val="18"/>
          <w:szCs w:val="18"/>
        </w:rPr>
      </w:pPr>
      <w:r>
        <w:rPr>
          <w:i/>
          <w:color w:val="44546A"/>
          <w:sz w:val="18"/>
          <w:szCs w:val="18"/>
        </w:rPr>
        <w:t>Screenshot 6</w:t>
      </w:r>
      <w:r w:rsidR="00296A1D">
        <w:rPr>
          <w:i/>
          <w:color w:val="44546A"/>
          <w:sz w:val="18"/>
          <w:szCs w:val="18"/>
        </w:rPr>
        <w:t xml:space="preserve"> - Combined Dataset CSV</w:t>
      </w:r>
    </w:p>
    <w:p w14:paraId="442E9864" w14:textId="77777777" w:rsidR="009729B8" w:rsidRDefault="009729B8" w:rsidP="00F87099">
      <w:pPr>
        <w:ind w:left="720"/>
        <w:rPr>
          <w:b/>
        </w:rPr>
      </w:pPr>
    </w:p>
    <w:p w14:paraId="4A990ED7" w14:textId="77777777" w:rsidR="009729B8" w:rsidRDefault="00296A1D" w:rsidP="00F87099">
      <w:pPr>
        <w:pStyle w:val="Heading2"/>
        <w:numPr>
          <w:ilvl w:val="2"/>
          <w:numId w:val="29"/>
        </w:numPr>
        <w:jc w:val="both"/>
        <w:rPr>
          <w:rFonts w:ascii="Times New Roman" w:eastAsia="Times New Roman" w:hAnsi="Times New Roman" w:cs="Times New Roman"/>
        </w:rPr>
      </w:pPr>
      <w:bookmarkStart w:id="40" w:name="_Toc138250206"/>
      <w:r>
        <w:rPr>
          <w:rFonts w:ascii="Times New Roman" w:eastAsia="Times New Roman" w:hAnsi="Times New Roman" w:cs="Times New Roman"/>
        </w:rPr>
        <w:t>Models:</w:t>
      </w:r>
      <w:bookmarkEnd w:id="40"/>
    </w:p>
    <w:p w14:paraId="6CDB3820" w14:textId="77777777" w:rsidR="009729B8" w:rsidRDefault="00296A1D" w:rsidP="00F87099">
      <w:pPr>
        <w:ind w:left="360"/>
      </w:pPr>
      <w:r>
        <w:t>We evaluate the system into four models as Logistic Regression, Naïve Bayes, Decision Tree, and Random Forest.</w:t>
      </w:r>
    </w:p>
    <w:p w14:paraId="310524A7" w14:textId="77777777" w:rsidR="009729B8" w:rsidRDefault="00296A1D" w:rsidP="00F87099">
      <w:pPr>
        <w:pStyle w:val="Heading2"/>
        <w:numPr>
          <w:ilvl w:val="3"/>
          <w:numId w:val="29"/>
        </w:numPr>
        <w:jc w:val="both"/>
        <w:rPr>
          <w:rFonts w:ascii="Times New Roman" w:eastAsia="Times New Roman" w:hAnsi="Times New Roman" w:cs="Times New Roman"/>
        </w:rPr>
      </w:pPr>
      <w:bookmarkStart w:id="41" w:name="_Toc138250207"/>
      <w:r>
        <w:rPr>
          <w:rFonts w:ascii="Times New Roman" w:eastAsia="Times New Roman" w:hAnsi="Times New Roman" w:cs="Times New Roman"/>
        </w:rPr>
        <w:t>Logistic Regression:</w:t>
      </w:r>
      <w:bookmarkEnd w:id="41"/>
    </w:p>
    <w:p w14:paraId="2D5BEC6B" w14:textId="77777777" w:rsidR="009729B8" w:rsidRDefault="00296A1D" w:rsidP="00F87099">
      <w:pPr>
        <w:ind w:left="360"/>
      </w:pPr>
      <w:r>
        <w:t xml:space="preserve">Logistic regression model is trained on a set of vectors with train vectors and with different and corresponding and target labels </w:t>
      </w:r>
      <w:proofErr w:type="spellStart"/>
      <w:r>
        <w:t>y_train</w:t>
      </w:r>
      <w:proofErr w:type="spellEnd"/>
      <w:r>
        <w:t xml:space="preserve">. Then the model was tested again on </w:t>
      </w:r>
      <w:proofErr w:type="spellStart"/>
      <w:r>
        <w:t>test_vectors</w:t>
      </w:r>
      <w:proofErr w:type="spellEnd"/>
      <w:r>
        <w:t xml:space="preserve"> and also to correspond to target labels </w:t>
      </w:r>
      <w:proofErr w:type="spellStart"/>
      <w:r>
        <w:t>y_test</w:t>
      </w:r>
      <w:proofErr w:type="spellEnd"/>
      <w:r>
        <w:t>.</w:t>
      </w:r>
    </w:p>
    <w:p w14:paraId="3A897EDE" w14:textId="77777777" w:rsidR="009729B8" w:rsidRDefault="00296A1D" w:rsidP="00F87099">
      <w:pPr>
        <w:ind w:left="360"/>
      </w:pPr>
      <w:r>
        <w:t xml:space="preserve">The logistic regression model is trained to a set of vectors and corresponding target values to </w:t>
      </w:r>
      <w:proofErr w:type="spellStart"/>
      <w:r>
        <w:t>y_train</w:t>
      </w:r>
      <w:proofErr w:type="spellEnd"/>
      <w:r>
        <w:t xml:space="preserve"> and then the model was tested on vectors </w:t>
      </w:r>
      <w:proofErr w:type="spellStart"/>
      <w:r>
        <w:t>test_vectors</w:t>
      </w:r>
      <w:proofErr w:type="spellEnd"/>
      <w:r>
        <w:t xml:space="preserve"> and exact to its labels as </w:t>
      </w:r>
      <w:proofErr w:type="spellStart"/>
      <w:r>
        <w:t>y_test</w:t>
      </w:r>
      <w:proofErr w:type="spellEnd"/>
      <w:r>
        <w:t>.</w:t>
      </w:r>
    </w:p>
    <w:p w14:paraId="47D4D4C1" w14:textId="77777777" w:rsidR="009729B8" w:rsidRDefault="00296A1D" w:rsidP="00F87099">
      <w:pPr>
        <w:ind w:left="360"/>
      </w:pPr>
      <w:r>
        <w:t>The confusion matrix is the representation of model performance. As each row is for the true classes, and each column is for the predicted classes. Values within the whole matrix show the number of instances that were classified accordingly. As this model predicted 522 instances as angry, 374 instances as fear, and 1276 as happy, and so on by the evaluation of this model. Hence the equation for Linear Regression as for Machine Learning models will be</w:t>
      </w:r>
    </w:p>
    <w:p w14:paraId="4AF2BC3D" w14:textId="0AA1D199" w:rsidR="009729B8" w:rsidRPr="00471C31" w:rsidRDefault="00296A1D" w:rsidP="00F87099">
      <w:pPr>
        <w:rPr>
          <w:rFonts w:ascii="Cambria Math" w:eastAsia="Cambria Math" w:hAnsi="Cambria Math" w:cs="Cambria Math"/>
        </w:rPr>
      </w:pPr>
      <m:oMathPara>
        <m:oMath>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-(x-μ)/s</m:t>
                  </m:r>
                </m:sup>
              </m:sSup>
            </m:den>
          </m:f>
        </m:oMath>
      </m:oMathPara>
    </w:p>
    <w:p w14:paraId="33A62F88" w14:textId="77777777" w:rsidR="00471C31" w:rsidRDefault="00471C31" w:rsidP="00F87099">
      <w:pPr>
        <w:ind w:left="360"/>
      </w:pPr>
    </w:p>
    <w:p w14:paraId="5D2C5EFA" w14:textId="080B46C2" w:rsidR="009729B8" w:rsidRDefault="00296A1D" w:rsidP="00F87099">
      <w:pPr>
        <w:ind w:left="360"/>
      </w:pPr>
      <w:r>
        <w:t>By getting into each value of this we will be containing:</w:t>
      </w:r>
    </w:p>
    <w:p w14:paraId="0A448F77" w14:textId="5B14C273" w:rsidR="009729B8" w:rsidRPr="00471C31" w:rsidRDefault="00296A1D" w:rsidP="00F87099">
      <w:pPr>
        <w:rPr>
          <w:rFonts w:ascii="Cambria Math" w:eastAsia="Cambria Math" w:hAnsi="Cambria Math" w:cs="Cambria Math"/>
        </w:rPr>
      </w:pPr>
      <m:oMathPara>
        <m:oMath>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-(β0+β1x)</m:t>
                  </m:r>
                </m:sup>
              </m:sSup>
            </m:den>
          </m:f>
        </m:oMath>
      </m:oMathPara>
    </w:p>
    <w:p w14:paraId="03407843" w14:textId="77777777" w:rsidR="009729B8" w:rsidRDefault="00296A1D" w:rsidP="00471C31">
      <w:pPr>
        <w:spacing w:after="0"/>
        <w:rPr>
          <w:sz w:val="24"/>
          <w:szCs w:val="24"/>
        </w:rPr>
      </w:pPr>
      <w:r>
        <w:rPr>
          <w:sz w:val="24"/>
          <w:szCs w:val="24"/>
        </w:rPr>
        <w:lastRenderedPageBreak/>
        <w:t>After this if we get between the ranges between –[infinity] to +[ infinity] then the equation will be based on the log with:</w:t>
      </w:r>
    </w:p>
    <w:p w14:paraId="5B526660" w14:textId="77777777" w:rsidR="009729B8" w:rsidRDefault="009729B8" w:rsidP="00F87099">
      <w:pPr>
        <w:spacing w:after="0"/>
        <w:rPr>
          <w:sz w:val="24"/>
          <w:szCs w:val="24"/>
        </w:rPr>
      </w:pPr>
    </w:p>
    <w:p w14:paraId="2791233C" w14:textId="4FD4164E" w:rsidR="00471C31" w:rsidRPr="00471C31" w:rsidRDefault="008710D2" w:rsidP="00471C31">
      <w:pPr>
        <w:rPr>
          <w:rFonts w:ascii="Cambria Math" w:eastAsia="Cambria Math" w:hAnsi="Cambria Math" w:cs="Cambria Math"/>
          <w:sz w:val="24"/>
          <w:szCs w:val="24"/>
        </w:rPr>
      </w:pPr>
      <m:oMathPara>
        <m:oMath>
          <m:box>
            <m:boxPr>
              <m:opEmu m:val="1"/>
              <m:ctrlPr>
                <w:rPr>
                  <w:rFonts w:ascii="Cambria Math" w:hAnsi="Cambria Math"/>
                </w:rPr>
              </m:ctrlPr>
            </m:boxPr>
            <m:e>
              <m:r>
                <w:rPr>
                  <w:rFonts w:ascii="Cambria Math" w:hAnsi="Cambria Math"/>
                </w:rPr>
                <m:t>log</m:t>
              </m:r>
            </m:e>
          </m:box>
          <m:r>
            <w:rPr>
              <w:rFonts w:ascii="Cambria Math" w:eastAsia="Cambria Math" w:hAnsi="Cambria Math" w:cs="Cambria Math"/>
              <w:sz w:val="24"/>
              <w:szCs w:val="24"/>
            </w:rPr>
            <m:t>log</m:t>
          </m:r>
          <m:r>
            <w:rPr>
              <w:rFonts w:ascii="Cambria Math" w:hAnsi="Cambria Math"/>
            </w:rPr>
            <m:t xml:space="preserve"> </m:t>
          </m:r>
          <m:d>
            <m:dPr>
              <m:begChr m:val="["/>
              <m:endChr m:val="]"/>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y</m:t>
                  </m:r>
                </m:num>
                <m:den>
                  <m:r>
                    <w:rPr>
                      <w:rFonts w:ascii="Cambria Math" w:eastAsia="Cambria Math" w:hAnsi="Cambria Math" w:cs="Cambria Math"/>
                      <w:sz w:val="24"/>
                      <w:szCs w:val="24"/>
                    </w:rPr>
                    <m:t>1-y</m:t>
                  </m:r>
                </m:den>
              </m:f>
            </m:e>
          </m:d>
          <m:r>
            <w:rPr>
              <w:rFonts w:ascii="Cambria Math" w:hAnsi="Cambria Math"/>
            </w:rPr>
            <m:t xml:space="preserve"> </m:t>
          </m:r>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0</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3</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3</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b</m:t>
              </m:r>
            </m:e>
            <m:sub>
              <m:r>
                <w:rPr>
                  <w:rFonts w:ascii="Cambria Math" w:eastAsia="Cambria Math" w:hAnsi="Cambria Math" w:cs="Cambria Math"/>
                  <w:sz w:val="24"/>
                  <w:szCs w:val="24"/>
                </w:rPr>
                <m:t>n</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n</m:t>
              </m:r>
            </m:sub>
          </m:sSub>
        </m:oMath>
      </m:oMathPara>
    </w:p>
    <w:p w14:paraId="218DBBD0" w14:textId="77777777" w:rsidR="009729B8" w:rsidRDefault="00296A1D" w:rsidP="00F87099">
      <w:pPr>
        <w:ind w:left="360"/>
      </w:pPr>
      <w:r>
        <w:rPr>
          <w:noProof/>
        </w:rPr>
        <w:drawing>
          <wp:inline distT="0" distB="0" distL="0" distR="0" wp14:anchorId="492FFD99" wp14:editId="5120C5A0">
            <wp:extent cx="4572000" cy="2587625"/>
            <wp:effectExtent l="0" t="0" r="0" b="0"/>
            <wp:docPr id="12" name="image17.png" descr="C:\Users\iamno\Downloads\LR-removebg-preview.png"/>
            <wp:cNvGraphicFramePr/>
            <a:graphic xmlns:a="http://schemas.openxmlformats.org/drawingml/2006/main">
              <a:graphicData uri="http://schemas.openxmlformats.org/drawingml/2006/picture">
                <pic:pic xmlns:pic="http://schemas.openxmlformats.org/drawingml/2006/picture">
                  <pic:nvPicPr>
                    <pic:cNvPr id="0" name="image17.png" descr="C:\Users\iamno\Downloads\LR-removebg-preview.png"/>
                    <pic:cNvPicPr preferRelativeResize="0"/>
                  </pic:nvPicPr>
                  <pic:blipFill>
                    <a:blip r:embed="rId17"/>
                    <a:srcRect/>
                    <a:stretch>
                      <a:fillRect/>
                    </a:stretch>
                  </pic:blipFill>
                  <pic:spPr>
                    <a:xfrm>
                      <a:off x="0" y="0"/>
                      <a:ext cx="4572000" cy="2587625"/>
                    </a:xfrm>
                    <a:prstGeom prst="rect">
                      <a:avLst/>
                    </a:prstGeom>
                    <a:ln/>
                  </pic:spPr>
                </pic:pic>
              </a:graphicData>
            </a:graphic>
          </wp:inline>
        </w:drawing>
      </w:r>
    </w:p>
    <w:p w14:paraId="01C241B2" w14:textId="7CE3AF0D" w:rsidR="00471C31" w:rsidRDefault="00471C31" w:rsidP="00471C31">
      <w:pPr>
        <w:pStyle w:val="Caption"/>
        <w:jc w:val="center"/>
      </w:pPr>
      <w:bookmarkStart w:id="42" w:name="_Toc138249169"/>
      <w:r>
        <w:t xml:space="preserve">Figure </w:t>
      </w:r>
      <w:r w:rsidR="008710D2">
        <w:fldChar w:fldCharType="begin"/>
      </w:r>
      <w:r w:rsidR="008710D2">
        <w:instrText xml:space="preserve"> SEQ Figure \* ARABIC </w:instrText>
      </w:r>
      <w:r w:rsidR="008710D2">
        <w:fldChar w:fldCharType="separate"/>
      </w:r>
      <w:r>
        <w:rPr>
          <w:noProof/>
        </w:rPr>
        <w:t>3</w:t>
      </w:r>
      <w:r w:rsidR="008710D2">
        <w:rPr>
          <w:noProof/>
        </w:rPr>
        <w:fldChar w:fldCharType="end"/>
      </w:r>
      <w:r>
        <w:t xml:space="preserve"> Logistic Regression</w:t>
      </w:r>
      <w:bookmarkEnd w:id="42"/>
    </w:p>
    <w:p w14:paraId="00FE7551" w14:textId="77777777" w:rsidR="009729B8" w:rsidRDefault="00296A1D" w:rsidP="00F87099">
      <w:r>
        <w:rPr>
          <w:noProof/>
        </w:rPr>
        <w:drawing>
          <wp:inline distT="0" distB="0" distL="0" distR="0" wp14:anchorId="714A6C4E" wp14:editId="4F29DCBA">
            <wp:extent cx="5638800" cy="25908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638800" cy="2590800"/>
                    </a:xfrm>
                    <a:prstGeom prst="rect">
                      <a:avLst/>
                    </a:prstGeom>
                    <a:ln/>
                  </pic:spPr>
                </pic:pic>
              </a:graphicData>
            </a:graphic>
          </wp:inline>
        </w:drawing>
      </w:r>
    </w:p>
    <w:p w14:paraId="3CE74C5D" w14:textId="77777777" w:rsidR="009729B8" w:rsidRDefault="00296A1D" w:rsidP="00471C31">
      <w:pPr>
        <w:pBdr>
          <w:top w:val="nil"/>
          <w:left w:val="nil"/>
          <w:bottom w:val="nil"/>
          <w:right w:val="nil"/>
          <w:between w:val="nil"/>
        </w:pBdr>
        <w:spacing w:after="200"/>
        <w:jc w:val="center"/>
        <w:rPr>
          <w:i/>
          <w:color w:val="44546A"/>
          <w:sz w:val="18"/>
          <w:szCs w:val="18"/>
        </w:rPr>
      </w:pPr>
      <w:r>
        <w:rPr>
          <w:i/>
          <w:color w:val="44546A"/>
          <w:sz w:val="18"/>
          <w:szCs w:val="18"/>
        </w:rPr>
        <w:t>Screenshot 7 - Logistic Regression</w:t>
      </w:r>
    </w:p>
    <w:p w14:paraId="10695E83" w14:textId="59B2BCBF" w:rsidR="00580581" w:rsidRPr="00471C31" w:rsidRDefault="00471C31" w:rsidP="00471C31">
      <w:pPr>
        <w:pStyle w:val="Caption"/>
        <w:keepNext/>
        <w:jc w:val="center"/>
      </w:pPr>
      <w:r>
        <w:t xml:space="preserve">Table </w:t>
      </w:r>
      <w:r w:rsidR="008710D2">
        <w:fldChar w:fldCharType="begin"/>
      </w:r>
      <w:r w:rsidR="008710D2">
        <w:instrText xml:space="preserve"> SEQ Table \* ARABIC </w:instrText>
      </w:r>
      <w:r w:rsidR="008710D2">
        <w:fldChar w:fldCharType="separate"/>
      </w:r>
      <w:r>
        <w:rPr>
          <w:noProof/>
        </w:rPr>
        <w:t>4</w:t>
      </w:r>
      <w:r w:rsidR="008710D2">
        <w:rPr>
          <w:noProof/>
        </w:rPr>
        <w:fldChar w:fldCharType="end"/>
      </w:r>
      <w:r>
        <w:t xml:space="preserve"> Confusion Matrix LR</w:t>
      </w:r>
    </w:p>
    <w:tbl>
      <w:tblPr>
        <w:tblStyle w:val="a2"/>
        <w:tblW w:w="8930" w:type="dxa"/>
        <w:tblBorders>
          <w:top w:val="single" w:sz="24" w:space="0" w:color="4472C4"/>
          <w:left w:val="single" w:sz="24" w:space="0" w:color="4472C4"/>
          <w:bottom w:val="single" w:sz="24" w:space="0" w:color="4472C4"/>
          <w:right w:val="single" w:sz="24" w:space="0" w:color="4472C4"/>
          <w:insideH w:val="single" w:sz="4" w:space="0" w:color="000000"/>
          <w:insideV w:val="single" w:sz="4" w:space="0" w:color="000000"/>
        </w:tblBorders>
        <w:tblLayout w:type="fixed"/>
        <w:tblLook w:val="0180" w:firstRow="0" w:lastRow="0" w:firstColumn="1" w:lastColumn="1" w:noHBand="0" w:noVBand="0"/>
      </w:tblPr>
      <w:tblGrid>
        <w:gridCol w:w="1281"/>
        <w:gridCol w:w="1274"/>
        <w:gridCol w:w="1275"/>
        <w:gridCol w:w="1275"/>
        <w:gridCol w:w="1275"/>
        <w:gridCol w:w="1275"/>
        <w:gridCol w:w="1275"/>
      </w:tblGrid>
      <w:tr w:rsidR="009729B8" w14:paraId="262A7A96" w14:textId="77777777" w:rsidTr="009729B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281" w:type="dxa"/>
          </w:tcPr>
          <w:p w14:paraId="355B748C"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522</w:t>
            </w:r>
          </w:p>
        </w:tc>
        <w:tc>
          <w:tcPr>
            <w:cnfStyle w:val="000010000000" w:firstRow="0" w:lastRow="0" w:firstColumn="0" w:lastColumn="0" w:oddVBand="1" w:evenVBand="0" w:oddHBand="0" w:evenHBand="0" w:firstRowFirstColumn="0" w:firstRowLastColumn="0" w:lastRowFirstColumn="0" w:lastRowLastColumn="0"/>
            <w:tcW w:w="1274" w:type="dxa"/>
          </w:tcPr>
          <w:p w14:paraId="1092F81A"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32</w:t>
            </w:r>
          </w:p>
        </w:tc>
        <w:tc>
          <w:tcPr>
            <w:cnfStyle w:val="000001000000" w:firstRow="0" w:lastRow="0" w:firstColumn="0" w:lastColumn="0" w:oddVBand="0" w:evenVBand="1" w:oddHBand="0" w:evenHBand="0" w:firstRowFirstColumn="0" w:firstRowLastColumn="0" w:lastRowFirstColumn="0" w:lastRowLastColumn="0"/>
            <w:tcW w:w="1275" w:type="dxa"/>
          </w:tcPr>
          <w:p w14:paraId="7144BDBB"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65</w:t>
            </w:r>
          </w:p>
        </w:tc>
        <w:tc>
          <w:tcPr>
            <w:cnfStyle w:val="000010000000" w:firstRow="0" w:lastRow="0" w:firstColumn="0" w:lastColumn="0" w:oddVBand="1" w:evenVBand="0" w:oddHBand="0" w:evenHBand="0" w:firstRowFirstColumn="0" w:firstRowLastColumn="0" w:lastRowFirstColumn="0" w:lastRowLastColumn="0"/>
            <w:tcW w:w="1275" w:type="dxa"/>
          </w:tcPr>
          <w:p w14:paraId="752FA94A"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w:t>
            </w:r>
          </w:p>
        </w:tc>
        <w:tc>
          <w:tcPr>
            <w:cnfStyle w:val="000001000000" w:firstRow="0" w:lastRow="0" w:firstColumn="0" w:lastColumn="0" w:oddVBand="0" w:evenVBand="1" w:oddHBand="0" w:evenHBand="0" w:firstRowFirstColumn="0" w:firstRowLastColumn="0" w:lastRowFirstColumn="0" w:lastRowLastColumn="0"/>
            <w:tcW w:w="1275" w:type="dxa"/>
          </w:tcPr>
          <w:p w14:paraId="407E6D8D"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37</w:t>
            </w:r>
          </w:p>
        </w:tc>
        <w:tc>
          <w:tcPr>
            <w:cnfStyle w:val="000010000000" w:firstRow="0" w:lastRow="0" w:firstColumn="0" w:lastColumn="0" w:oddVBand="1" w:evenVBand="0" w:oddHBand="0" w:evenHBand="0" w:firstRowFirstColumn="0" w:firstRowLastColumn="0" w:lastRowFirstColumn="0" w:lastRowLastColumn="0"/>
            <w:tcW w:w="1275" w:type="dxa"/>
          </w:tcPr>
          <w:p w14:paraId="4D3D82D4"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53</w:t>
            </w:r>
          </w:p>
        </w:tc>
        <w:tc>
          <w:tcPr>
            <w:cnfStyle w:val="000100000000" w:firstRow="0" w:lastRow="0" w:firstColumn="0" w:lastColumn="1" w:oddVBand="0" w:evenVBand="0" w:oddHBand="0" w:evenHBand="0" w:firstRowFirstColumn="0" w:firstRowLastColumn="0" w:lastRowFirstColumn="0" w:lastRowLastColumn="0"/>
            <w:tcW w:w="1275" w:type="dxa"/>
          </w:tcPr>
          <w:p w14:paraId="4BD0D93B"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0</w:t>
            </w:r>
          </w:p>
        </w:tc>
      </w:tr>
      <w:tr w:rsidR="009729B8" w14:paraId="1FCE3DFD" w14:textId="77777777" w:rsidTr="009729B8">
        <w:trPr>
          <w:trHeight w:val="544"/>
        </w:trPr>
        <w:tc>
          <w:tcPr>
            <w:cnfStyle w:val="001000000000" w:firstRow="0" w:lastRow="0" w:firstColumn="1" w:lastColumn="0" w:oddVBand="0" w:evenVBand="0" w:oddHBand="0" w:evenHBand="0" w:firstRowFirstColumn="0" w:firstRowLastColumn="0" w:lastRowFirstColumn="0" w:lastRowLastColumn="0"/>
            <w:tcW w:w="1281" w:type="dxa"/>
          </w:tcPr>
          <w:p w14:paraId="46AD9147"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5</w:t>
            </w:r>
          </w:p>
        </w:tc>
        <w:tc>
          <w:tcPr>
            <w:cnfStyle w:val="000010000000" w:firstRow="0" w:lastRow="0" w:firstColumn="0" w:lastColumn="0" w:oddVBand="1" w:evenVBand="0" w:oddHBand="0" w:evenHBand="0" w:firstRowFirstColumn="0" w:firstRowLastColumn="0" w:lastRowFirstColumn="0" w:lastRowLastColumn="0"/>
            <w:tcW w:w="1274" w:type="dxa"/>
          </w:tcPr>
          <w:p w14:paraId="0BAB20E5"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374</w:t>
            </w:r>
          </w:p>
        </w:tc>
        <w:tc>
          <w:tcPr>
            <w:cnfStyle w:val="000001000000" w:firstRow="0" w:lastRow="0" w:firstColumn="0" w:lastColumn="0" w:oddVBand="0" w:evenVBand="1" w:oddHBand="0" w:evenHBand="0" w:firstRowFirstColumn="0" w:firstRowLastColumn="0" w:lastRowFirstColumn="0" w:lastRowLastColumn="0"/>
            <w:tcW w:w="1275" w:type="dxa"/>
          </w:tcPr>
          <w:p w14:paraId="3F19AB56"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4</w:t>
            </w:r>
          </w:p>
        </w:tc>
        <w:tc>
          <w:tcPr>
            <w:cnfStyle w:val="000010000000" w:firstRow="0" w:lastRow="0" w:firstColumn="0" w:lastColumn="0" w:oddVBand="1" w:evenVBand="0" w:oddHBand="0" w:evenHBand="0" w:firstRowFirstColumn="0" w:firstRowLastColumn="0" w:lastRowFirstColumn="0" w:lastRowLastColumn="0"/>
            <w:tcW w:w="1275" w:type="dxa"/>
          </w:tcPr>
          <w:p w14:paraId="56CEDA48"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75" w:type="dxa"/>
          </w:tcPr>
          <w:p w14:paraId="5898E66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10000000" w:firstRow="0" w:lastRow="0" w:firstColumn="0" w:lastColumn="0" w:oddVBand="1" w:evenVBand="0" w:oddHBand="0" w:evenHBand="0" w:firstRowFirstColumn="0" w:firstRowLastColumn="0" w:lastRowFirstColumn="0" w:lastRowLastColumn="0"/>
            <w:tcW w:w="1275" w:type="dxa"/>
          </w:tcPr>
          <w:p w14:paraId="7CCBECF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10</w:t>
            </w:r>
          </w:p>
        </w:tc>
        <w:tc>
          <w:tcPr>
            <w:cnfStyle w:val="000100000000" w:firstRow="0" w:lastRow="0" w:firstColumn="0" w:lastColumn="1" w:oddVBand="0" w:evenVBand="0" w:oddHBand="0" w:evenHBand="0" w:firstRowFirstColumn="0" w:firstRowLastColumn="0" w:lastRowFirstColumn="0" w:lastRowLastColumn="0"/>
            <w:tcW w:w="1275" w:type="dxa"/>
          </w:tcPr>
          <w:p w14:paraId="364F6B25"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28</w:t>
            </w:r>
          </w:p>
        </w:tc>
      </w:tr>
      <w:tr w:rsidR="009729B8" w14:paraId="6EED0EAF" w14:textId="77777777" w:rsidTr="009729B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281" w:type="dxa"/>
          </w:tcPr>
          <w:p w14:paraId="462CDAB1"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37</w:t>
            </w:r>
          </w:p>
        </w:tc>
        <w:tc>
          <w:tcPr>
            <w:cnfStyle w:val="000010000000" w:firstRow="0" w:lastRow="0" w:firstColumn="0" w:lastColumn="0" w:oddVBand="1" w:evenVBand="0" w:oddHBand="0" w:evenHBand="0" w:firstRowFirstColumn="0" w:firstRowLastColumn="0" w:lastRowFirstColumn="0" w:lastRowLastColumn="0"/>
            <w:tcW w:w="1274" w:type="dxa"/>
          </w:tcPr>
          <w:p w14:paraId="41CE929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29</w:t>
            </w:r>
          </w:p>
        </w:tc>
        <w:tc>
          <w:tcPr>
            <w:cnfStyle w:val="000001000000" w:firstRow="0" w:lastRow="0" w:firstColumn="0" w:lastColumn="0" w:oddVBand="0" w:evenVBand="1" w:oddHBand="0" w:evenHBand="0" w:firstRowFirstColumn="0" w:firstRowLastColumn="0" w:lastRowFirstColumn="0" w:lastRowLastColumn="0"/>
            <w:tcW w:w="1275" w:type="dxa"/>
          </w:tcPr>
          <w:p w14:paraId="2CDA7FFA"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1276</w:t>
            </w:r>
          </w:p>
        </w:tc>
        <w:tc>
          <w:tcPr>
            <w:cnfStyle w:val="000010000000" w:firstRow="0" w:lastRow="0" w:firstColumn="0" w:lastColumn="0" w:oddVBand="1" w:evenVBand="0" w:oddHBand="0" w:evenHBand="0" w:firstRowFirstColumn="0" w:firstRowLastColumn="0" w:lastRowFirstColumn="0" w:lastRowLastColumn="0"/>
            <w:tcW w:w="1275" w:type="dxa"/>
          </w:tcPr>
          <w:p w14:paraId="556C5A7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76</w:t>
            </w:r>
          </w:p>
        </w:tc>
        <w:tc>
          <w:tcPr>
            <w:cnfStyle w:val="000001000000" w:firstRow="0" w:lastRow="0" w:firstColumn="0" w:lastColumn="0" w:oddVBand="0" w:evenVBand="1" w:oddHBand="0" w:evenHBand="0" w:firstRowFirstColumn="0" w:firstRowLastColumn="0" w:lastRowFirstColumn="0" w:lastRowLastColumn="0"/>
            <w:tcW w:w="1275" w:type="dxa"/>
          </w:tcPr>
          <w:p w14:paraId="38D81785"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4</w:t>
            </w:r>
          </w:p>
        </w:tc>
        <w:tc>
          <w:tcPr>
            <w:cnfStyle w:val="000010000000" w:firstRow="0" w:lastRow="0" w:firstColumn="0" w:lastColumn="0" w:oddVBand="1" w:evenVBand="0" w:oddHBand="0" w:evenHBand="0" w:firstRowFirstColumn="0" w:firstRowLastColumn="0" w:lastRowFirstColumn="0" w:lastRowLastColumn="0"/>
            <w:tcW w:w="1275" w:type="dxa"/>
          </w:tcPr>
          <w:p w14:paraId="550B264D"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52</w:t>
            </w:r>
          </w:p>
        </w:tc>
        <w:tc>
          <w:tcPr>
            <w:cnfStyle w:val="000100000000" w:firstRow="0" w:lastRow="0" w:firstColumn="0" w:lastColumn="1" w:oddVBand="0" w:evenVBand="0" w:oddHBand="0" w:evenHBand="0" w:firstRowFirstColumn="0" w:firstRowLastColumn="0" w:lastRowFirstColumn="0" w:lastRowLastColumn="0"/>
            <w:tcW w:w="1275" w:type="dxa"/>
          </w:tcPr>
          <w:p w14:paraId="27C941C6"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21</w:t>
            </w:r>
          </w:p>
        </w:tc>
      </w:tr>
      <w:tr w:rsidR="009729B8" w14:paraId="2CE9C8F6" w14:textId="77777777" w:rsidTr="009729B8">
        <w:trPr>
          <w:trHeight w:val="544"/>
        </w:trPr>
        <w:tc>
          <w:tcPr>
            <w:cnfStyle w:val="001000000000" w:firstRow="0" w:lastRow="0" w:firstColumn="1" w:lastColumn="0" w:oddVBand="0" w:evenVBand="0" w:oddHBand="0" w:evenHBand="0" w:firstRowFirstColumn="0" w:firstRowLastColumn="0" w:lastRowFirstColumn="0" w:lastRowLastColumn="0"/>
            <w:tcW w:w="1281" w:type="dxa"/>
          </w:tcPr>
          <w:p w14:paraId="175953E7"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lastRenderedPageBreak/>
              <w:t>0</w:t>
            </w:r>
          </w:p>
        </w:tc>
        <w:tc>
          <w:tcPr>
            <w:cnfStyle w:val="000010000000" w:firstRow="0" w:lastRow="0" w:firstColumn="0" w:lastColumn="0" w:oddVBand="1" w:evenVBand="0" w:oddHBand="0" w:evenHBand="0" w:firstRowFirstColumn="0" w:firstRowLastColumn="0" w:lastRowFirstColumn="0" w:lastRowLastColumn="0"/>
            <w:tcW w:w="1274" w:type="dxa"/>
          </w:tcPr>
          <w:p w14:paraId="58F47000"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4</w:t>
            </w:r>
          </w:p>
        </w:tc>
        <w:tc>
          <w:tcPr>
            <w:cnfStyle w:val="000001000000" w:firstRow="0" w:lastRow="0" w:firstColumn="0" w:lastColumn="0" w:oddVBand="0" w:evenVBand="1" w:oddHBand="0" w:evenHBand="0" w:firstRowFirstColumn="0" w:firstRowLastColumn="0" w:lastRowFirstColumn="0" w:lastRowLastColumn="0"/>
            <w:tcW w:w="1275" w:type="dxa"/>
          </w:tcPr>
          <w:p w14:paraId="34799AD9"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34</w:t>
            </w:r>
          </w:p>
        </w:tc>
        <w:tc>
          <w:tcPr>
            <w:cnfStyle w:val="000010000000" w:firstRow="0" w:lastRow="0" w:firstColumn="0" w:lastColumn="0" w:oddVBand="1" w:evenVBand="0" w:oddHBand="0" w:evenHBand="0" w:firstRowFirstColumn="0" w:firstRowLastColumn="0" w:lastRowFirstColumn="0" w:lastRowLastColumn="0"/>
            <w:tcW w:w="1275" w:type="dxa"/>
          </w:tcPr>
          <w:p w14:paraId="3836516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223</w:t>
            </w:r>
          </w:p>
        </w:tc>
        <w:tc>
          <w:tcPr>
            <w:cnfStyle w:val="000001000000" w:firstRow="0" w:lastRow="0" w:firstColumn="0" w:lastColumn="0" w:oddVBand="0" w:evenVBand="1" w:oddHBand="0" w:evenHBand="0" w:firstRowFirstColumn="0" w:firstRowLastColumn="0" w:lastRowFirstColumn="0" w:lastRowLastColumn="0"/>
            <w:tcW w:w="1275" w:type="dxa"/>
          </w:tcPr>
          <w:p w14:paraId="16DE66DE"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10000000" w:firstRow="0" w:lastRow="0" w:firstColumn="0" w:lastColumn="0" w:oddVBand="1" w:evenVBand="0" w:oddHBand="0" w:evenHBand="0" w:firstRowFirstColumn="0" w:firstRowLastColumn="0" w:lastRowFirstColumn="0" w:lastRowLastColumn="0"/>
            <w:tcW w:w="1275" w:type="dxa"/>
          </w:tcPr>
          <w:p w14:paraId="6D1D02D3"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7</w:t>
            </w:r>
          </w:p>
        </w:tc>
        <w:tc>
          <w:tcPr>
            <w:cnfStyle w:val="000100000000" w:firstRow="0" w:lastRow="0" w:firstColumn="0" w:lastColumn="1" w:oddVBand="0" w:evenVBand="0" w:oddHBand="0" w:evenHBand="0" w:firstRowFirstColumn="0" w:firstRowLastColumn="0" w:lastRowFirstColumn="0" w:lastRowLastColumn="0"/>
            <w:tcW w:w="1275" w:type="dxa"/>
          </w:tcPr>
          <w:p w14:paraId="0D0250FE"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0</w:t>
            </w:r>
          </w:p>
        </w:tc>
      </w:tr>
      <w:tr w:rsidR="009729B8" w14:paraId="7DCE8111" w14:textId="77777777" w:rsidTr="009729B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281" w:type="dxa"/>
          </w:tcPr>
          <w:p w14:paraId="1FCF510C"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146</w:t>
            </w:r>
          </w:p>
        </w:tc>
        <w:tc>
          <w:tcPr>
            <w:cnfStyle w:val="000010000000" w:firstRow="0" w:lastRow="0" w:firstColumn="0" w:lastColumn="0" w:oddVBand="1" w:evenVBand="0" w:oddHBand="0" w:evenHBand="0" w:firstRowFirstColumn="0" w:firstRowLastColumn="0" w:lastRowFirstColumn="0" w:lastRowLastColumn="0"/>
            <w:tcW w:w="1274" w:type="dxa"/>
          </w:tcPr>
          <w:p w14:paraId="6F64FE5E"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75" w:type="dxa"/>
          </w:tcPr>
          <w:p w14:paraId="107F4128"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153</w:t>
            </w:r>
          </w:p>
        </w:tc>
        <w:tc>
          <w:tcPr>
            <w:cnfStyle w:val="000010000000" w:firstRow="0" w:lastRow="0" w:firstColumn="0" w:lastColumn="0" w:oddVBand="1" w:evenVBand="0" w:oddHBand="0" w:evenHBand="0" w:firstRowFirstColumn="0" w:firstRowLastColumn="0" w:lastRowFirstColumn="0" w:lastRowLastColumn="0"/>
            <w:tcW w:w="1275" w:type="dxa"/>
          </w:tcPr>
          <w:p w14:paraId="7CF3494F"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75" w:type="dxa"/>
          </w:tcPr>
          <w:p w14:paraId="1C505B3B"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182</w:t>
            </w:r>
          </w:p>
        </w:tc>
        <w:tc>
          <w:tcPr>
            <w:cnfStyle w:val="000010000000" w:firstRow="0" w:lastRow="0" w:firstColumn="0" w:lastColumn="0" w:oddVBand="1" w:evenVBand="0" w:oddHBand="0" w:evenHBand="0" w:firstRowFirstColumn="0" w:firstRowLastColumn="0" w:lastRowFirstColumn="0" w:lastRowLastColumn="0"/>
            <w:tcW w:w="1275" w:type="dxa"/>
          </w:tcPr>
          <w:p w14:paraId="51C89FE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134</w:t>
            </w:r>
          </w:p>
        </w:tc>
        <w:tc>
          <w:tcPr>
            <w:cnfStyle w:val="000100000000" w:firstRow="0" w:lastRow="0" w:firstColumn="0" w:lastColumn="1" w:oddVBand="0" w:evenVBand="0" w:oddHBand="0" w:evenHBand="0" w:firstRowFirstColumn="0" w:firstRowLastColumn="0" w:lastRowFirstColumn="0" w:lastRowLastColumn="0"/>
            <w:tcW w:w="1275" w:type="dxa"/>
          </w:tcPr>
          <w:p w14:paraId="18AB46F9"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13</w:t>
            </w:r>
          </w:p>
        </w:tc>
      </w:tr>
      <w:tr w:rsidR="009729B8" w14:paraId="4BCCA9E0" w14:textId="77777777" w:rsidTr="009729B8">
        <w:trPr>
          <w:trHeight w:val="544"/>
        </w:trPr>
        <w:tc>
          <w:tcPr>
            <w:cnfStyle w:val="001000000000" w:firstRow="0" w:lastRow="0" w:firstColumn="1" w:lastColumn="0" w:oddVBand="0" w:evenVBand="0" w:oddHBand="0" w:evenHBand="0" w:firstRowFirstColumn="0" w:firstRowLastColumn="0" w:lastRowFirstColumn="0" w:lastRowLastColumn="0"/>
            <w:tcW w:w="1281" w:type="dxa"/>
          </w:tcPr>
          <w:p w14:paraId="763A555F"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41</w:t>
            </w:r>
          </w:p>
        </w:tc>
        <w:tc>
          <w:tcPr>
            <w:cnfStyle w:val="000010000000" w:firstRow="0" w:lastRow="0" w:firstColumn="0" w:lastColumn="0" w:oddVBand="1" w:evenVBand="0" w:oddHBand="0" w:evenHBand="0" w:firstRowFirstColumn="0" w:firstRowLastColumn="0" w:lastRowFirstColumn="0" w:lastRowLastColumn="0"/>
            <w:tcW w:w="1274" w:type="dxa"/>
          </w:tcPr>
          <w:p w14:paraId="36EA0271"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32</w:t>
            </w:r>
          </w:p>
        </w:tc>
        <w:tc>
          <w:tcPr>
            <w:cnfStyle w:val="000001000000" w:firstRow="0" w:lastRow="0" w:firstColumn="0" w:lastColumn="0" w:oddVBand="0" w:evenVBand="1" w:oddHBand="0" w:evenHBand="0" w:firstRowFirstColumn="0" w:firstRowLastColumn="0" w:lastRowFirstColumn="0" w:lastRowLastColumn="0"/>
            <w:tcW w:w="1275" w:type="dxa"/>
          </w:tcPr>
          <w:p w14:paraId="4A6C764D"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29</w:t>
            </w:r>
          </w:p>
        </w:tc>
        <w:tc>
          <w:tcPr>
            <w:cnfStyle w:val="000010000000" w:firstRow="0" w:lastRow="0" w:firstColumn="0" w:lastColumn="0" w:oddVBand="1" w:evenVBand="0" w:oddHBand="0" w:evenHBand="0" w:firstRowFirstColumn="0" w:firstRowLastColumn="0" w:lastRowFirstColumn="0" w:lastRowLastColumn="0"/>
            <w:tcW w:w="1275" w:type="dxa"/>
          </w:tcPr>
          <w:p w14:paraId="3E034C3A"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13</w:t>
            </w:r>
          </w:p>
        </w:tc>
        <w:tc>
          <w:tcPr>
            <w:cnfStyle w:val="000001000000" w:firstRow="0" w:lastRow="0" w:firstColumn="0" w:lastColumn="0" w:oddVBand="0" w:evenVBand="1" w:oddHBand="0" w:evenHBand="0" w:firstRowFirstColumn="0" w:firstRowLastColumn="0" w:lastRowFirstColumn="0" w:lastRowLastColumn="0"/>
            <w:tcW w:w="1275" w:type="dxa"/>
          </w:tcPr>
          <w:p w14:paraId="1F902843"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w:t>
            </w:r>
          </w:p>
        </w:tc>
        <w:tc>
          <w:tcPr>
            <w:cnfStyle w:val="000010000000" w:firstRow="0" w:lastRow="0" w:firstColumn="0" w:lastColumn="0" w:oddVBand="1" w:evenVBand="0" w:oddHBand="0" w:evenHBand="0" w:firstRowFirstColumn="0" w:firstRowLastColumn="0" w:lastRowFirstColumn="0" w:lastRowLastColumn="0"/>
            <w:tcW w:w="1275" w:type="dxa"/>
          </w:tcPr>
          <w:p w14:paraId="786547F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1125</w:t>
            </w:r>
          </w:p>
        </w:tc>
        <w:tc>
          <w:tcPr>
            <w:cnfStyle w:val="000100000000" w:firstRow="0" w:lastRow="0" w:firstColumn="0" w:lastColumn="1" w:oddVBand="0" w:evenVBand="0" w:oddHBand="0" w:evenHBand="0" w:firstRowFirstColumn="0" w:firstRowLastColumn="0" w:lastRowFirstColumn="0" w:lastRowLastColumn="0"/>
            <w:tcW w:w="1275" w:type="dxa"/>
          </w:tcPr>
          <w:p w14:paraId="608790D8"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13</w:t>
            </w:r>
          </w:p>
        </w:tc>
      </w:tr>
      <w:tr w:rsidR="009729B8" w14:paraId="49158404" w14:textId="77777777" w:rsidTr="009729B8">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1281" w:type="dxa"/>
          </w:tcPr>
          <w:p w14:paraId="059DD670"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0</w:t>
            </w:r>
          </w:p>
        </w:tc>
        <w:tc>
          <w:tcPr>
            <w:cnfStyle w:val="000010000000" w:firstRow="0" w:lastRow="0" w:firstColumn="0" w:lastColumn="0" w:oddVBand="1" w:evenVBand="0" w:oddHBand="0" w:evenHBand="0" w:firstRowFirstColumn="0" w:firstRowLastColumn="0" w:lastRowFirstColumn="0" w:lastRowLastColumn="0"/>
            <w:tcW w:w="1274" w:type="dxa"/>
          </w:tcPr>
          <w:p w14:paraId="133834E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11</w:t>
            </w:r>
          </w:p>
        </w:tc>
        <w:tc>
          <w:tcPr>
            <w:cnfStyle w:val="000001000000" w:firstRow="0" w:lastRow="0" w:firstColumn="0" w:lastColumn="0" w:oddVBand="0" w:evenVBand="1" w:oddHBand="0" w:evenHBand="0" w:firstRowFirstColumn="0" w:firstRowLastColumn="0" w:lastRowFirstColumn="0" w:lastRowLastColumn="0"/>
            <w:tcW w:w="1275" w:type="dxa"/>
          </w:tcPr>
          <w:p w14:paraId="6E52F7FB"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w:t>
            </w:r>
          </w:p>
        </w:tc>
        <w:tc>
          <w:tcPr>
            <w:cnfStyle w:val="000010000000" w:firstRow="0" w:lastRow="0" w:firstColumn="0" w:lastColumn="0" w:oddVBand="1" w:evenVBand="0" w:oddHBand="0" w:evenHBand="0" w:firstRowFirstColumn="0" w:firstRowLastColumn="0" w:lastRowFirstColumn="0" w:lastRowLastColumn="0"/>
            <w:tcW w:w="1275" w:type="dxa"/>
          </w:tcPr>
          <w:p w14:paraId="00004582"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75" w:type="dxa"/>
          </w:tcPr>
          <w:p w14:paraId="2577404E"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10000000" w:firstRow="0" w:lastRow="0" w:firstColumn="0" w:lastColumn="0" w:oddVBand="1" w:evenVBand="0" w:oddHBand="0" w:evenHBand="0" w:firstRowFirstColumn="0" w:firstRowLastColumn="0" w:lastRowFirstColumn="0" w:lastRowLastColumn="0"/>
            <w:tcW w:w="1275" w:type="dxa"/>
          </w:tcPr>
          <w:p w14:paraId="6AEAAD0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100000000" w:firstRow="0" w:lastRow="0" w:firstColumn="0" w:lastColumn="1" w:oddVBand="0" w:evenVBand="0" w:oddHBand="0" w:evenHBand="0" w:firstRowFirstColumn="0" w:firstRowLastColumn="0" w:lastRowFirstColumn="0" w:lastRowLastColumn="0"/>
            <w:tcW w:w="1275" w:type="dxa"/>
          </w:tcPr>
          <w:p w14:paraId="47FCD21D"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93</w:t>
            </w:r>
          </w:p>
        </w:tc>
      </w:tr>
    </w:tbl>
    <w:p w14:paraId="5976735B" w14:textId="77777777" w:rsidR="009729B8" w:rsidRDefault="00296A1D" w:rsidP="00F87099">
      <w:pPr>
        <w:pStyle w:val="Heading2"/>
        <w:ind w:left="360"/>
        <w:jc w:val="both"/>
        <w:rPr>
          <w:rFonts w:ascii="Times New Roman" w:eastAsia="Times New Roman" w:hAnsi="Times New Roman" w:cs="Times New Roman"/>
        </w:rPr>
      </w:pPr>
      <w:bookmarkStart w:id="43" w:name="_Toc138250208"/>
      <w:r>
        <w:rPr>
          <w:rFonts w:ascii="Times New Roman" w:eastAsia="Times New Roman" w:hAnsi="Times New Roman" w:cs="Times New Roman"/>
        </w:rPr>
        <w:t>6.4.2.2 Naïve Bayes:</w:t>
      </w:r>
      <w:bookmarkEnd w:id="43"/>
    </w:p>
    <w:p w14:paraId="30344519" w14:textId="77777777" w:rsidR="009729B8" w:rsidRDefault="00296A1D" w:rsidP="00F87099">
      <w:pPr>
        <w:pBdr>
          <w:top w:val="nil"/>
          <w:left w:val="nil"/>
          <w:bottom w:val="nil"/>
          <w:right w:val="nil"/>
          <w:between w:val="nil"/>
        </w:pBdr>
        <w:shd w:val="clear" w:color="auto" w:fill="FFFFFF"/>
        <w:spacing w:after="288"/>
        <w:ind w:left="360"/>
        <w:rPr>
          <w:color w:val="000000"/>
          <w:sz w:val="23"/>
          <w:szCs w:val="23"/>
        </w:rPr>
      </w:pPr>
      <w:r>
        <w:rPr>
          <w:color w:val="000000"/>
          <w:sz w:val="23"/>
          <w:szCs w:val="23"/>
        </w:rPr>
        <w:t xml:space="preserve">The system with using </w:t>
      </w:r>
      <w:r>
        <w:rPr>
          <w:sz w:val="23"/>
          <w:szCs w:val="23"/>
        </w:rPr>
        <w:t xml:space="preserve">a </w:t>
      </w:r>
      <w:r>
        <w:rPr>
          <w:color w:val="000000"/>
          <w:sz w:val="23"/>
          <w:szCs w:val="23"/>
        </w:rPr>
        <w:t xml:space="preserve">model of Complement Naïve Bayes (CNB) classifier implements in </w:t>
      </w:r>
      <w:r>
        <w:rPr>
          <w:sz w:val="23"/>
          <w:szCs w:val="23"/>
        </w:rPr>
        <w:t>sci-kit-learn</w:t>
      </w:r>
      <w:r>
        <w:rPr>
          <w:color w:val="000000"/>
          <w:sz w:val="23"/>
          <w:szCs w:val="23"/>
        </w:rPr>
        <w:t xml:space="preserve"> to perform the text classification of this model. The model here is calling trains to the CNB model and data is tested and trained on it with the predictions. </w:t>
      </w:r>
    </w:p>
    <w:p w14:paraId="604B9E28" w14:textId="77777777" w:rsidR="009729B8" w:rsidRDefault="00296A1D" w:rsidP="00F87099">
      <w:pPr>
        <w:pBdr>
          <w:top w:val="nil"/>
          <w:left w:val="nil"/>
          <w:bottom w:val="nil"/>
          <w:right w:val="nil"/>
          <w:between w:val="nil"/>
        </w:pBdr>
        <w:shd w:val="clear" w:color="auto" w:fill="FFFFFF"/>
        <w:spacing w:after="288"/>
        <w:ind w:left="360"/>
        <w:rPr>
          <w:color w:val="000000"/>
          <w:sz w:val="23"/>
          <w:szCs w:val="23"/>
        </w:rPr>
      </w:pPr>
      <w:r>
        <w:rPr>
          <w:sz w:val="23"/>
          <w:szCs w:val="23"/>
        </w:rPr>
        <w:t>As</w:t>
      </w:r>
      <w:r>
        <w:rPr>
          <w:color w:val="000000"/>
          <w:sz w:val="23"/>
          <w:szCs w:val="23"/>
        </w:rPr>
        <w:t xml:space="preserve"> </w:t>
      </w:r>
      <w:r>
        <w:rPr>
          <w:sz w:val="23"/>
          <w:szCs w:val="23"/>
        </w:rPr>
        <w:t xml:space="preserve">a </w:t>
      </w:r>
      <w:r>
        <w:rPr>
          <w:color w:val="000000"/>
          <w:sz w:val="23"/>
          <w:szCs w:val="23"/>
        </w:rPr>
        <w:t xml:space="preserve">result </w:t>
      </w:r>
      <w:r>
        <w:rPr>
          <w:sz w:val="23"/>
          <w:szCs w:val="23"/>
        </w:rPr>
        <w:t>of</w:t>
      </w:r>
      <w:r>
        <w:rPr>
          <w:color w:val="000000"/>
          <w:sz w:val="23"/>
          <w:szCs w:val="23"/>
        </w:rPr>
        <w:t xml:space="preserve"> that confusion</w:t>
      </w:r>
      <w:r>
        <w:rPr>
          <w:sz w:val="23"/>
          <w:szCs w:val="23"/>
        </w:rPr>
        <w:t>,</w:t>
      </w:r>
      <w:r>
        <w:rPr>
          <w:color w:val="000000"/>
          <w:sz w:val="23"/>
          <w:szCs w:val="23"/>
        </w:rPr>
        <w:t xml:space="preserve"> </w:t>
      </w:r>
      <w:r>
        <w:rPr>
          <w:sz w:val="23"/>
          <w:szCs w:val="23"/>
        </w:rPr>
        <w:t xml:space="preserve">the </w:t>
      </w:r>
      <w:r>
        <w:rPr>
          <w:color w:val="000000"/>
          <w:sz w:val="23"/>
          <w:szCs w:val="23"/>
        </w:rPr>
        <w:t xml:space="preserve">matrix is providing a summary of model predictions as different labels across it. It is displaying the positive, </w:t>
      </w:r>
      <w:r>
        <w:rPr>
          <w:sz w:val="23"/>
          <w:szCs w:val="23"/>
        </w:rPr>
        <w:t xml:space="preserve">and </w:t>
      </w:r>
      <w:r>
        <w:rPr>
          <w:color w:val="000000"/>
          <w:sz w:val="23"/>
          <w:szCs w:val="23"/>
        </w:rPr>
        <w:t xml:space="preserve">negative values respectively. Through </w:t>
      </w:r>
      <w:r>
        <w:rPr>
          <w:sz w:val="23"/>
          <w:szCs w:val="23"/>
        </w:rPr>
        <w:t xml:space="preserve">the </w:t>
      </w:r>
      <w:r>
        <w:rPr>
          <w:color w:val="000000"/>
          <w:sz w:val="23"/>
          <w:szCs w:val="23"/>
        </w:rPr>
        <w:t xml:space="preserve">confusion matrix we can analyze the correct and incorrect predictions based on that result will be also. While classification report of this model provides the evaluation </w:t>
      </w:r>
      <w:r>
        <w:rPr>
          <w:sz w:val="23"/>
          <w:szCs w:val="23"/>
        </w:rPr>
        <w:t xml:space="preserve">of </w:t>
      </w:r>
      <w:r>
        <w:rPr>
          <w:color w:val="000000"/>
          <w:sz w:val="23"/>
          <w:szCs w:val="23"/>
        </w:rPr>
        <w:t xml:space="preserve">performance in class. It includes different matrices </w:t>
      </w:r>
      <w:r>
        <w:rPr>
          <w:sz w:val="23"/>
          <w:szCs w:val="23"/>
        </w:rPr>
        <w:t xml:space="preserve">such </w:t>
      </w:r>
      <w:r>
        <w:rPr>
          <w:color w:val="000000"/>
          <w:sz w:val="23"/>
          <w:szCs w:val="23"/>
        </w:rPr>
        <w:t>as recall, f1-score</w:t>
      </w:r>
      <w:r>
        <w:rPr>
          <w:sz w:val="23"/>
          <w:szCs w:val="23"/>
        </w:rPr>
        <w:t>,</w:t>
      </w:r>
      <w:r>
        <w:rPr>
          <w:color w:val="000000"/>
          <w:sz w:val="23"/>
          <w:szCs w:val="23"/>
        </w:rPr>
        <w:t xml:space="preserve"> and different support. It </w:t>
      </w:r>
      <w:r>
        <w:rPr>
          <w:sz w:val="23"/>
          <w:szCs w:val="23"/>
        </w:rPr>
        <w:t>measures</w:t>
      </w:r>
      <w:r>
        <w:rPr>
          <w:color w:val="000000"/>
          <w:sz w:val="23"/>
          <w:szCs w:val="23"/>
        </w:rPr>
        <w:t xml:space="preserve"> the accuracy of positive predictions and as well calculates the proportion of actual positive identification of </w:t>
      </w:r>
      <w:r>
        <w:rPr>
          <w:sz w:val="23"/>
          <w:szCs w:val="23"/>
        </w:rPr>
        <w:t xml:space="preserve">the </w:t>
      </w:r>
      <w:r>
        <w:rPr>
          <w:color w:val="000000"/>
          <w:sz w:val="23"/>
          <w:szCs w:val="23"/>
        </w:rPr>
        <w:t xml:space="preserve">model. These matrices </w:t>
      </w:r>
      <w:r>
        <w:rPr>
          <w:sz w:val="23"/>
          <w:szCs w:val="23"/>
        </w:rPr>
        <w:t>help</w:t>
      </w:r>
      <w:r>
        <w:rPr>
          <w:color w:val="000000"/>
          <w:sz w:val="23"/>
          <w:szCs w:val="23"/>
        </w:rPr>
        <w:t xml:space="preserve"> us to evaluate the effectiveness of the Naïve Bayes models as classified in text and provided data. The general equation for Naïve Bayes in ML is</w:t>
      </w:r>
    </w:p>
    <w:p w14:paraId="4FFF48B6" w14:textId="77777777" w:rsidR="009729B8" w:rsidRDefault="00296A1D" w:rsidP="00F87099">
      <w:pPr>
        <w:rPr>
          <w:rFonts w:ascii="Cambria Math" w:eastAsia="Cambria Math" w:hAnsi="Cambria Math" w:cs="Cambria Math"/>
          <w:color w:val="000000"/>
        </w:rPr>
      </w:pPr>
      <m:oMathPara>
        <m:oMath>
          <m:r>
            <w:rPr>
              <w:rFonts w:ascii="Cambria Math" w:eastAsia="Cambria Math" w:hAnsi="Cambria Math" w:cs="Cambria Math"/>
              <w:color w:val="000000"/>
            </w:rPr>
            <m:t>P</m:t>
          </m:r>
          <m:r>
            <w:rPr>
              <w:rFonts w:ascii="Calibri" w:eastAsia="Calibri" w:hAnsi="Calibri" w:cs="Calibri"/>
              <w:color w:val="000000"/>
            </w:rPr>
            <m:t>(</m:t>
          </m:r>
          <m:r>
            <w:rPr>
              <w:rFonts w:ascii="Cambria Math" w:eastAsia="Cambria Math" w:hAnsi="Cambria Math" w:cs="Cambria Math"/>
              <w:color w:val="000000"/>
            </w:rPr>
            <m:t xml:space="preserve">yi </m:t>
          </m:r>
          <m:r>
            <w:rPr>
              <w:rFonts w:ascii="Calibri" w:eastAsia="Calibri" w:hAnsi="Calibri" w:cs="Calibri"/>
              <w:color w:val="000000"/>
            </w:rPr>
            <m:t>|</m:t>
          </m:r>
          <m:r>
            <w:rPr>
              <w:rFonts w:ascii="Cambria Math" w:eastAsia="Cambria Math" w:hAnsi="Cambria Math" w:cs="Cambria Math"/>
              <w:color w:val="000000"/>
            </w:rPr>
            <m:t>x1, x2, x3, ……, xn)</m:t>
          </m:r>
        </m:oMath>
      </m:oMathPara>
    </w:p>
    <w:p w14:paraId="0F954257" w14:textId="77777777" w:rsidR="009729B8" w:rsidRDefault="00296A1D" w:rsidP="00F87099">
      <w:pPr>
        <w:pBdr>
          <w:top w:val="nil"/>
          <w:left w:val="nil"/>
          <w:bottom w:val="nil"/>
          <w:right w:val="nil"/>
          <w:between w:val="nil"/>
        </w:pBdr>
        <w:shd w:val="clear" w:color="auto" w:fill="FFFFFF"/>
        <w:spacing w:after="288"/>
        <w:ind w:left="720"/>
        <w:rPr>
          <w:color w:val="000000"/>
          <w:sz w:val="23"/>
          <w:szCs w:val="23"/>
        </w:rPr>
      </w:pPr>
      <w:r>
        <w:rPr>
          <w:color w:val="000000"/>
          <w:sz w:val="23"/>
          <w:szCs w:val="23"/>
        </w:rPr>
        <w:t xml:space="preserve">While condition the probability can also detect each class </w:t>
      </w:r>
      <w:r>
        <w:rPr>
          <w:sz w:val="23"/>
          <w:szCs w:val="23"/>
        </w:rPr>
        <w:t>problem</w:t>
      </w:r>
      <w:r>
        <w:rPr>
          <w:color w:val="000000"/>
          <w:sz w:val="23"/>
          <w:szCs w:val="23"/>
        </w:rPr>
        <w:t xml:space="preserve">. And to </w:t>
      </w:r>
      <w:r>
        <w:rPr>
          <w:sz w:val="23"/>
          <w:szCs w:val="23"/>
        </w:rPr>
        <w:t>provide</w:t>
      </w:r>
      <w:r>
        <w:rPr>
          <w:color w:val="000000"/>
          <w:sz w:val="23"/>
          <w:szCs w:val="23"/>
        </w:rPr>
        <w:t xml:space="preserve"> that Naïve </w:t>
      </w:r>
      <w:proofErr w:type="spellStart"/>
      <w:r>
        <w:rPr>
          <w:color w:val="000000"/>
          <w:sz w:val="23"/>
          <w:szCs w:val="23"/>
        </w:rPr>
        <w:t>Bayen</w:t>
      </w:r>
      <w:proofErr w:type="spellEnd"/>
      <w:r>
        <w:rPr>
          <w:color w:val="000000"/>
          <w:sz w:val="23"/>
          <w:szCs w:val="23"/>
        </w:rPr>
        <w:t xml:space="preserve"> is using the calculation simple formulae as</w:t>
      </w:r>
    </w:p>
    <w:p w14:paraId="6C1EBD5F" w14:textId="77777777" w:rsidR="009729B8" w:rsidRDefault="00296A1D" w:rsidP="00F87099">
      <w:pPr>
        <w:rPr>
          <w:rFonts w:ascii="Cambria Math" w:eastAsia="Cambria Math" w:hAnsi="Cambria Math" w:cs="Cambria Math"/>
          <w:color w:val="000000"/>
          <w:sz w:val="23"/>
          <w:szCs w:val="23"/>
        </w:rPr>
      </w:pPr>
      <m:oMathPara>
        <m:oMath>
          <m:r>
            <w:rPr>
              <w:rFonts w:ascii="Cambria Math" w:eastAsia="Cambria Math" w:hAnsi="Cambria Math" w:cs="Cambria Math"/>
              <w:color w:val="000000"/>
              <w:sz w:val="23"/>
              <w:szCs w:val="23"/>
            </w:rPr>
            <m:t>P</m:t>
          </m:r>
          <m:d>
            <m:dPr>
              <m:ctrlPr>
                <w:rPr>
                  <w:rFonts w:ascii="Cambria Math" w:eastAsia="Cambria Math" w:hAnsi="Cambria Math" w:cs="Cambria Math"/>
                  <w:color w:val="000000"/>
                  <w:sz w:val="23"/>
                  <w:szCs w:val="23"/>
                </w:rPr>
              </m:ctrlPr>
            </m:dPr>
            <m:e>
              <m:r>
                <w:rPr>
                  <w:rFonts w:ascii="Cambria Math" w:eastAsia="Cambria Math" w:hAnsi="Cambria Math" w:cs="Cambria Math"/>
                  <w:color w:val="000000"/>
                  <w:sz w:val="23"/>
                  <w:szCs w:val="23"/>
                </w:rPr>
                <m:t>B</m:t>
              </m:r>
            </m:e>
          </m:d>
          <m:r>
            <w:rPr>
              <w:rFonts w:ascii="Cambria Math" w:eastAsia="Cambria Math" w:hAnsi="Cambria Math" w:cs="Cambria Math"/>
              <w:color w:val="000000"/>
              <w:sz w:val="23"/>
              <w:szCs w:val="23"/>
            </w:rPr>
            <m:t>=P</m:t>
          </m:r>
          <m:d>
            <m:dPr>
              <m:ctrlPr>
                <w:rPr>
                  <w:rFonts w:ascii="Cambria Math" w:eastAsia="Cambria Math" w:hAnsi="Cambria Math" w:cs="Cambria Math"/>
                  <w:color w:val="000000"/>
                  <w:sz w:val="23"/>
                  <w:szCs w:val="23"/>
                </w:rPr>
              </m:ctrlPr>
            </m:dPr>
            <m:e>
              <m:r>
                <w:rPr>
                  <w:rFonts w:ascii="Cambria Math" w:eastAsia="Cambria Math" w:hAnsi="Cambria Math" w:cs="Cambria Math"/>
                  <w:color w:val="000000"/>
                  <w:sz w:val="23"/>
                  <w:szCs w:val="23"/>
                </w:rPr>
                <m:t>A</m:t>
              </m:r>
            </m:e>
          </m:d>
          <m:r>
            <w:rPr>
              <w:rFonts w:ascii="Cambria Math" w:eastAsia="Cambria Math" w:hAnsi="Cambria Math" w:cs="Cambria Math"/>
              <w:color w:val="000000"/>
              <w:sz w:val="23"/>
              <w:szCs w:val="23"/>
            </w:rPr>
            <m:t>*P</m:t>
          </m:r>
          <m:d>
            <m:dPr>
              <m:ctrlPr>
                <w:rPr>
                  <w:rFonts w:ascii="Cambria Math" w:eastAsia="Cambria Math" w:hAnsi="Cambria Math" w:cs="Cambria Math"/>
                  <w:color w:val="000000"/>
                  <w:sz w:val="23"/>
                  <w:szCs w:val="23"/>
                </w:rPr>
              </m:ctrlPr>
            </m:dPr>
            <m:e>
              <m:r>
                <w:rPr>
                  <w:rFonts w:ascii="Cambria Math" w:eastAsia="Cambria Math" w:hAnsi="Cambria Math" w:cs="Cambria Math"/>
                  <w:color w:val="000000"/>
                  <w:sz w:val="23"/>
                  <w:szCs w:val="23"/>
                </w:rPr>
                <m:t>A</m:t>
              </m:r>
            </m:e>
          </m:d>
          <m:r>
            <w:rPr>
              <w:rFonts w:ascii="Cambria Math" w:eastAsia="Cambria Math" w:hAnsi="Cambria Math" w:cs="Cambria Math"/>
              <w:color w:val="000000"/>
              <w:sz w:val="23"/>
              <w:szCs w:val="23"/>
            </w:rPr>
            <m:t>/P(B)</m:t>
          </m:r>
        </m:oMath>
      </m:oMathPara>
    </w:p>
    <w:p w14:paraId="7253E76F" w14:textId="77777777" w:rsidR="009729B8" w:rsidRDefault="00296A1D" w:rsidP="00F87099">
      <w:pPr>
        <w:pBdr>
          <w:top w:val="nil"/>
          <w:left w:val="nil"/>
          <w:bottom w:val="nil"/>
          <w:right w:val="nil"/>
          <w:between w:val="nil"/>
        </w:pBdr>
        <w:shd w:val="clear" w:color="auto" w:fill="FFFFFF"/>
        <w:spacing w:after="288"/>
        <w:ind w:firstLine="720"/>
        <w:rPr>
          <w:color w:val="000000"/>
          <w:sz w:val="23"/>
          <w:szCs w:val="23"/>
        </w:rPr>
      </w:pPr>
      <w:r>
        <w:rPr>
          <w:color w:val="000000"/>
          <w:sz w:val="23"/>
          <w:szCs w:val="23"/>
        </w:rPr>
        <w:t xml:space="preserve">As for the model to detect emotion here will be as </w:t>
      </w:r>
      <w:r>
        <w:rPr>
          <w:sz w:val="23"/>
          <w:szCs w:val="23"/>
        </w:rPr>
        <w:t>generalized</w:t>
      </w:r>
      <w:r>
        <w:rPr>
          <w:color w:val="000000"/>
          <w:sz w:val="23"/>
          <w:szCs w:val="23"/>
        </w:rPr>
        <w:t>:</w:t>
      </w:r>
    </w:p>
    <w:p w14:paraId="17E28C55" w14:textId="77777777" w:rsidR="009729B8" w:rsidRDefault="00296A1D" w:rsidP="00F87099">
      <w:pPr>
        <w:rPr>
          <w:rFonts w:ascii="Cambria Math" w:eastAsia="Cambria Math" w:hAnsi="Cambria Math" w:cs="Cambria Math"/>
          <w:color w:val="000000"/>
          <w:sz w:val="23"/>
          <w:szCs w:val="23"/>
        </w:rPr>
      </w:pPr>
      <m:oMathPara>
        <m:oMath>
          <m:r>
            <w:rPr>
              <w:rFonts w:ascii="Cambria Math" w:eastAsia="Cambria Math" w:hAnsi="Cambria Math" w:cs="Cambria Math"/>
              <w:color w:val="000000"/>
              <w:sz w:val="23"/>
              <w:szCs w:val="23"/>
            </w:rPr>
            <m:t>P</m:t>
          </m:r>
          <m:d>
            <m:dPr>
              <m:ctrlPr>
                <w:rPr>
                  <w:rFonts w:ascii="Cambria Math" w:eastAsia="Cambria Math" w:hAnsi="Cambria Math" w:cs="Cambria Math"/>
                  <w:color w:val="000000"/>
                  <w:sz w:val="23"/>
                  <w:szCs w:val="23"/>
                </w:rPr>
              </m:ctrlPr>
            </m:dPr>
            <m:e>
              <m:r>
                <w:rPr>
                  <w:rFonts w:ascii="Cambria Math" w:eastAsia="Cambria Math" w:hAnsi="Cambria Math" w:cs="Cambria Math"/>
                  <w:color w:val="000000"/>
                  <w:sz w:val="23"/>
                  <w:szCs w:val="23"/>
                </w:rPr>
                <m:t>X</m:t>
              </m:r>
            </m:e>
          </m:d>
          <m:r>
            <w:rPr>
              <w:rFonts w:ascii="Cambria Math" w:eastAsia="Cambria Math" w:hAnsi="Cambria Math" w:cs="Cambria Math"/>
              <w:color w:val="000000"/>
              <w:sz w:val="23"/>
              <w:szCs w:val="23"/>
            </w:rPr>
            <m:t>=</m:t>
          </m:r>
          <m:f>
            <m:fPr>
              <m:ctrlPr>
                <w:rPr>
                  <w:rFonts w:ascii="Cambria Math" w:eastAsia="Cambria Math" w:hAnsi="Cambria Math" w:cs="Cambria Math"/>
                  <w:color w:val="000000"/>
                  <w:sz w:val="23"/>
                  <w:szCs w:val="23"/>
                </w:rPr>
              </m:ctrlPr>
            </m:fPr>
            <m:num>
              <m:r>
                <w:rPr>
                  <w:rFonts w:ascii="Cambria Math" w:eastAsia="Cambria Math" w:hAnsi="Cambria Math" w:cs="Cambria Math"/>
                  <w:color w:val="000000"/>
                  <w:sz w:val="23"/>
                  <w:szCs w:val="23"/>
                </w:rPr>
                <m:t>P</m:t>
              </m:r>
              <m:d>
                <m:dPr>
                  <m:ctrlPr>
                    <w:rPr>
                      <w:rFonts w:ascii="Cambria Math" w:eastAsia="Cambria Math" w:hAnsi="Cambria Math" w:cs="Cambria Math"/>
                      <w:color w:val="000000"/>
                      <w:sz w:val="23"/>
                      <w:szCs w:val="23"/>
                    </w:rPr>
                  </m:ctrlPr>
                </m:dPr>
                <m:e>
                  <m:r>
                    <w:rPr>
                      <w:rFonts w:ascii="Cambria Math" w:eastAsia="Cambria Math" w:hAnsi="Cambria Math" w:cs="Cambria Math"/>
                      <w:color w:val="000000"/>
                      <w:sz w:val="23"/>
                      <w:szCs w:val="23"/>
                    </w:rPr>
                    <m:t>C</m:t>
                  </m:r>
                </m:e>
              </m:d>
              <m:r>
                <w:rPr>
                  <w:rFonts w:ascii="Cambria Math" w:eastAsia="Cambria Math" w:hAnsi="Cambria Math" w:cs="Cambria Math"/>
                  <w:color w:val="000000"/>
                  <w:sz w:val="23"/>
                  <w:szCs w:val="23"/>
                </w:rPr>
                <m:t>P(C)</m:t>
              </m:r>
            </m:num>
            <m:den>
              <m:r>
                <w:rPr>
                  <w:rFonts w:ascii="Cambria Math" w:eastAsia="Cambria Math" w:hAnsi="Cambria Math" w:cs="Cambria Math"/>
                  <w:color w:val="000000"/>
                  <w:sz w:val="23"/>
                  <w:szCs w:val="23"/>
                </w:rPr>
                <m:t>P(X)</m:t>
              </m:r>
            </m:den>
          </m:f>
        </m:oMath>
      </m:oMathPara>
    </w:p>
    <w:p w14:paraId="692E47DB" w14:textId="77777777" w:rsidR="009729B8" w:rsidRDefault="00296A1D" w:rsidP="00F87099">
      <w:pPr>
        <w:pBdr>
          <w:top w:val="nil"/>
          <w:left w:val="nil"/>
          <w:bottom w:val="nil"/>
          <w:right w:val="nil"/>
          <w:between w:val="nil"/>
        </w:pBdr>
        <w:shd w:val="clear" w:color="auto" w:fill="FFFFFF"/>
        <w:spacing w:after="288"/>
        <w:ind w:firstLine="360"/>
        <w:rPr>
          <w:color w:val="000000"/>
          <w:sz w:val="23"/>
          <w:szCs w:val="23"/>
        </w:rPr>
      </w:pPr>
      <w:r>
        <w:rPr>
          <w:b/>
          <w:color w:val="000000"/>
          <w:sz w:val="23"/>
          <w:szCs w:val="23"/>
        </w:rPr>
        <w:t>Here P(C|X):</w:t>
      </w:r>
      <w:r>
        <w:rPr>
          <w:color w:val="000000"/>
          <w:sz w:val="23"/>
          <w:szCs w:val="23"/>
        </w:rPr>
        <w:t xml:space="preserve"> </w:t>
      </w:r>
      <w:r>
        <w:rPr>
          <w:sz w:val="23"/>
          <w:szCs w:val="23"/>
        </w:rPr>
        <w:t>Probability</w:t>
      </w:r>
      <w:r>
        <w:rPr>
          <w:color w:val="000000"/>
          <w:sz w:val="23"/>
          <w:szCs w:val="23"/>
        </w:rPr>
        <w:t xml:space="preserve"> of </w:t>
      </w:r>
      <w:r>
        <w:rPr>
          <w:sz w:val="23"/>
          <w:szCs w:val="23"/>
        </w:rPr>
        <w:t xml:space="preserve">a </w:t>
      </w:r>
      <w:r>
        <w:rPr>
          <w:color w:val="000000"/>
          <w:sz w:val="23"/>
          <w:szCs w:val="23"/>
        </w:rPr>
        <w:t xml:space="preserve">class given with x features. </w:t>
      </w:r>
    </w:p>
    <w:p w14:paraId="2F87987E" w14:textId="77777777" w:rsidR="009729B8" w:rsidRDefault="00296A1D" w:rsidP="00F87099">
      <w:pPr>
        <w:ind w:left="360"/>
      </w:pPr>
      <w:r>
        <w:rPr>
          <w:noProof/>
        </w:rPr>
        <w:drawing>
          <wp:inline distT="0" distB="0" distL="0" distR="0" wp14:anchorId="1405B718" wp14:editId="3A4DE04C">
            <wp:extent cx="5563581" cy="1506803"/>
            <wp:effectExtent l="0" t="0" r="0" b="0"/>
            <wp:docPr id="11" name="image15.png" descr="C:\Users\iamno\Downloads\Naive_Bayes-removebg-preview.png"/>
            <wp:cNvGraphicFramePr/>
            <a:graphic xmlns:a="http://schemas.openxmlformats.org/drawingml/2006/main">
              <a:graphicData uri="http://schemas.openxmlformats.org/drawingml/2006/picture">
                <pic:pic xmlns:pic="http://schemas.openxmlformats.org/drawingml/2006/picture">
                  <pic:nvPicPr>
                    <pic:cNvPr id="0" name="image15.png" descr="C:\Users\iamno\Downloads\Naive_Bayes-removebg-preview.png"/>
                    <pic:cNvPicPr preferRelativeResize="0"/>
                  </pic:nvPicPr>
                  <pic:blipFill>
                    <a:blip r:embed="rId19"/>
                    <a:srcRect/>
                    <a:stretch>
                      <a:fillRect/>
                    </a:stretch>
                  </pic:blipFill>
                  <pic:spPr>
                    <a:xfrm>
                      <a:off x="0" y="0"/>
                      <a:ext cx="5563581" cy="1506803"/>
                    </a:xfrm>
                    <a:prstGeom prst="rect">
                      <a:avLst/>
                    </a:prstGeom>
                    <a:ln/>
                  </pic:spPr>
                </pic:pic>
              </a:graphicData>
            </a:graphic>
          </wp:inline>
        </w:drawing>
      </w:r>
    </w:p>
    <w:p w14:paraId="7ECC6E70" w14:textId="52B7473D" w:rsidR="00471C31" w:rsidRDefault="00471C31" w:rsidP="00471C31">
      <w:pPr>
        <w:pStyle w:val="Caption"/>
        <w:jc w:val="center"/>
      </w:pPr>
      <w:bookmarkStart w:id="44" w:name="_Toc138249170"/>
      <w:r>
        <w:t xml:space="preserve">Figure </w:t>
      </w:r>
      <w:r w:rsidR="008710D2">
        <w:fldChar w:fldCharType="begin"/>
      </w:r>
      <w:r w:rsidR="008710D2">
        <w:instrText xml:space="preserve"> SEQ Figure \* ARABIC </w:instrText>
      </w:r>
      <w:r w:rsidR="008710D2">
        <w:fldChar w:fldCharType="separate"/>
      </w:r>
      <w:r>
        <w:rPr>
          <w:noProof/>
        </w:rPr>
        <w:t>4</w:t>
      </w:r>
      <w:r w:rsidR="008710D2">
        <w:rPr>
          <w:noProof/>
        </w:rPr>
        <w:fldChar w:fldCharType="end"/>
      </w:r>
      <w:r>
        <w:t xml:space="preserve"> Naive Bayes</w:t>
      </w:r>
      <w:bookmarkEnd w:id="44"/>
    </w:p>
    <w:p w14:paraId="7CDA0535" w14:textId="77777777" w:rsidR="009729B8" w:rsidRDefault="00296A1D" w:rsidP="00F87099">
      <w:r>
        <w:rPr>
          <w:noProof/>
        </w:rPr>
        <w:lastRenderedPageBreak/>
        <w:drawing>
          <wp:inline distT="0" distB="0" distL="0" distR="0" wp14:anchorId="58A28F83" wp14:editId="6F686E80">
            <wp:extent cx="5619750" cy="264795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619750" cy="2647950"/>
                    </a:xfrm>
                    <a:prstGeom prst="rect">
                      <a:avLst/>
                    </a:prstGeom>
                    <a:ln/>
                  </pic:spPr>
                </pic:pic>
              </a:graphicData>
            </a:graphic>
          </wp:inline>
        </w:drawing>
      </w:r>
    </w:p>
    <w:p w14:paraId="5306C7DA" w14:textId="77777777" w:rsidR="009729B8" w:rsidRDefault="00296A1D" w:rsidP="00303D07">
      <w:pPr>
        <w:pBdr>
          <w:top w:val="nil"/>
          <w:left w:val="nil"/>
          <w:bottom w:val="nil"/>
          <w:right w:val="nil"/>
          <w:between w:val="nil"/>
        </w:pBdr>
        <w:spacing w:after="200"/>
        <w:jc w:val="center"/>
        <w:rPr>
          <w:i/>
          <w:color w:val="44546A"/>
          <w:sz w:val="18"/>
          <w:szCs w:val="18"/>
        </w:rPr>
      </w:pPr>
      <w:r>
        <w:rPr>
          <w:i/>
          <w:color w:val="44546A"/>
          <w:sz w:val="18"/>
          <w:szCs w:val="18"/>
        </w:rPr>
        <w:t>Screenshot 8 - Naive Bayes</w:t>
      </w:r>
    </w:p>
    <w:p w14:paraId="462DCAF0" w14:textId="617919AD" w:rsidR="00580581" w:rsidRPr="00471C31" w:rsidRDefault="00471C31" w:rsidP="00471C31">
      <w:pPr>
        <w:pStyle w:val="Caption"/>
        <w:keepNext/>
        <w:jc w:val="center"/>
      </w:pPr>
      <w:r>
        <w:t xml:space="preserve">Table </w:t>
      </w:r>
      <w:r w:rsidR="008710D2">
        <w:fldChar w:fldCharType="begin"/>
      </w:r>
      <w:r w:rsidR="008710D2">
        <w:instrText xml:space="preserve"> SEQ Table \* ARABIC </w:instrText>
      </w:r>
      <w:r w:rsidR="008710D2">
        <w:fldChar w:fldCharType="separate"/>
      </w:r>
      <w:r>
        <w:rPr>
          <w:noProof/>
        </w:rPr>
        <w:t>5</w:t>
      </w:r>
      <w:r w:rsidR="008710D2">
        <w:rPr>
          <w:noProof/>
        </w:rPr>
        <w:fldChar w:fldCharType="end"/>
      </w:r>
      <w:r>
        <w:t xml:space="preserve"> Confusion Matrix NB</w:t>
      </w:r>
    </w:p>
    <w:tbl>
      <w:tblPr>
        <w:tblStyle w:val="a3"/>
        <w:tblW w:w="8818" w:type="dxa"/>
        <w:tblBorders>
          <w:top w:val="single" w:sz="24" w:space="0" w:color="4472C4"/>
          <w:left w:val="single" w:sz="24" w:space="0" w:color="4472C4"/>
          <w:bottom w:val="single" w:sz="24" w:space="0" w:color="4472C4"/>
          <w:right w:val="single" w:sz="24" w:space="0" w:color="4472C4"/>
          <w:insideH w:val="single" w:sz="4" w:space="0" w:color="000000"/>
          <w:insideV w:val="single" w:sz="4" w:space="0" w:color="000000"/>
        </w:tblBorders>
        <w:tblLayout w:type="fixed"/>
        <w:tblLook w:val="0180" w:firstRow="0" w:lastRow="0" w:firstColumn="1" w:lastColumn="1" w:noHBand="0" w:noVBand="0"/>
      </w:tblPr>
      <w:tblGrid>
        <w:gridCol w:w="1265"/>
        <w:gridCol w:w="1258"/>
        <w:gridCol w:w="1259"/>
        <w:gridCol w:w="1259"/>
        <w:gridCol w:w="1259"/>
        <w:gridCol w:w="1259"/>
        <w:gridCol w:w="1259"/>
      </w:tblGrid>
      <w:tr w:rsidR="009729B8" w14:paraId="56906E07" w14:textId="77777777" w:rsidTr="009729B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265" w:type="dxa"/>
          </w:tcPr>
          <w:p w14:paraId="65CF43BC"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514</w:t>
            </w:r>
          </w:p>
        </w:tc>
        <w:tc>
          <w:tcPr>
            <w:cnfStyle w:val="000010000000" w:firstRow="0" w:lastRow="0" w:firstColumn="0" w:lastColumn="0" w:oddVBand="1" w:evenVBand="0" w:oddHBand="0" w:evenHBand="0" w:firstRowFirstColumn="0" w:firstRowLastColumn="0" w:lastRowFirstColumn="0" w:lastRowLastColumn="0"/>
            <w:tcW w:w="1258" w:type="dxa"/>
          </w:tcPr>
          <w:p w14:paraId="5B666860"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24</w:t>
            </w:r>
          </w:p>
        </w:tc>
        <w:tc>
          <w:tcPr>
            <w:cnfStyle w:val="000001000000" w:firstRow="0" w:lastRow="0" w:firstColumn="0" w:lastColumn="0" w:oddVBand="0" w:evenVBand="1" w:oddHBand="0" w:evenHBand="0" w:firstRowFirstColumn="0" w:firstRowLastColumn="0" w:lastRowFirstColumn="0" w:lastRowLastColumn="0"/>
            <w:tcW w:w="1259" w:type="dxa"/>
          </w:tcPr>
          <w:p w14:paraId="02BF05FE"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45</w:t>
            </w:r>
          </w:p>
        </w:tc>
        <w:tc>
          <w:tcPr>
            <w:cnfStyle w:val="000010000000" w:firstRow="0" w:lastRow="0" w:firstColumn="0" w:lastColumn="0" w:oddVBand="1" w:evenVBand="0" w:oddHBand="0" w:evenHBand="0" w:firstRowFirstColumn="0" w:firstRowLastColumn="0" w:lastRowFirstColumn="0" w:lastRowLastColumn="0"/>
            <w:tcW w:w="1259" w:type="dxa"/>
          </w:tcPr>
          <w:p w14:paraId="75558FF3"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w:t>
            </w:r>
          </w:p>
        </w:tc>
        <w:tc>
          <w:tcPr>
            <w:cnfStyle w:val="000001000000" w:firstRow="0" w:lastRow="0" w:firstColumn="0" w:lastColumn="0" w:oddVBand="0" w:evenVBand="1" w:oddHBand="0" w:evenHBand="0" w:firstRowFirstColumn="0" w:firstRowLastColumn="0" w:lastRowFirstColumn="0" w:lastRowLastColumn="0"/>
            <w:tcW w:w="1259" w:type="dxa"/>
          </w:tcPr>
          <w:p w14:paraId="6E8063B3"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17</w:t>
            </w:r>
          </w:p>
        </w:tc>
        <w:tc>
          <w:tcPr>
            <w:cnfStyle w:val="000010000000" w:firstRow="0" w:lastRow="0" w:firstColumn="0" w:lastColumn="0" w:oddVBand="1" w:evenVBand="0" w:oddHBand="0" w:evenHBand="0" w:firstRowFirstColumn="0" w:firstRowLastColumn="0" w:lastRowFirstColumn="0" w:lastRowLastColumn="0"/>
            <w:tcW w:w="1259" w:type="dxa"/>
          </w:tcPr>
          <w:p w14:paraId="4E7DB5B3"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38</w:t>
            </w:r>
          </w:p>
        </w:tc>
        <w:tc>
          <w:tcPr>
            <w:cnfStyle w:val="000100000000" w:firstRow="0" w:lastRow="0" w:firstColumn="0" w:lastColumn="1" w:oddVBand="0" w:evenVBand="0" w:oddHBand="0" w:evenHBand="0" w:firstRowFirstColumn="0" w:firstRowLastColumn="0" w:lastRowFirstColumn="0" w:lastRowLastColumn="0"/>
            <w:tcW w:w="1259" w:type="dxa"/>
          </w:tcPr>
          <w:p w14:paraId="47B06E9E"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0</w:t>
            </w:r>
          </w:p>
        </w:tc>
      </w:tr>
      <w:tr w:rsidR="009729B8" w14:paraId="74EC4CA3" w14:textId="77777777" w:rsidTr="009729B8">
        <w:trPr>
          <w:trHeight w:val="533"/>
        </w:trPr>
        <w:tc>
          <w:tcPr>
            <w:cnfStyle w:val="001000000000" w:firstRow="0" w:lastRow="0" w:firstColumn="1" w:lastColumn="0" w:oddVBand="0" w:evenVBand="0" w:oddHBand="0" w:evenHBand="0" w:firstRowFirstColumn="0" w:firstRowLastColumn="0" w:lastRowFirstColumn="0" w:lastRowLastColumn="0"/>
            <w:tcW w:w="1265" w:type="dxa"/>
          </w:tcPr>
          <w:p w14:paraId="7DD9D915"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17</w:t>
            </w:r>
          </w:p>
        </w:tc>
        <w:tc>
          <w:tcPr>
            <w:cnfStyle w:val="000010000000" w:firstRow="0" w:lastRow="0" w:firstColumn="0" w:lastColumn="0" w:oddVBand="1" w:evenVBand="0" w:oddHBand="0" w:evenHBand="0" w:firstRowFirstColumn="0" w:firstRowLastColumn="0" w:lastRowFirstColumn="0" w:lastRowLastColumn="0"/>
            <w:tcW w:w="1258" w:type="dxa"/>
          </w:tcPr>
          <w:p w14:paraId="2969F2F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408</w:t>
            </w:r>
          </w:p>
        </w:tc>
        <w:tc>
          <w:tcPr>
            <w:cnfStyle w:val="000001000000" w:firstRow="0" w:lastRow="0" w:firstColumn="0" w:lastColumn="0" w:oddVBand="0" w:evenVBand="1" w:oddHBand="0" w:evenHBand="0" w:firstRowFirstColumn="0" w:firstRowLastColumn="0" w:lastRowFirstColumn="0" w:lastRowLastColumn="0"/>
            <w:tcW w:w="1259" w:type="dxa"/>
          </w:tcPr>
          <w:p w14:paraId="609ABCC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12</w:t>
            </w:r>
          </w:p>
        </w:tc>
        <w:tc>
          <w:tcPr>
            <w:cnfStyle w:val="000010000000" w:firstRow="0" w:lastRow="0" w:firstColumn="0" w:lastColumn="0" w:oddVBand="1" w:evenVBand="0" w:oddHBand="0" w:evenHBand="0" w:firstRowFirstColumn="0" w:firstRowLastColumn="0" w:lastRowFirstColumn="0" w:lastRowLastColumn="0"/>
            <w:tcW w:w="1259" w:type="dxa"/>
          </w:tcPr>
          <w:p w14:paraId="2B491056"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w:t>
            </w:r>
          </w:p>
        </w:tc>
        <w:tc>
          <w:tcPr>
            <w:cnfStyle w:val="000001000000" w:firstRow="0" w:lastRow="0" w:firstColumn="0" w:lastColumn="0" w:oddVBand="0" w:evenVBand="1" w:oddHBand="0" w:evenHBand="0" w:firstRowFirstColumn="0" w:firstRowLastColumn="0" w:lastRowFirstColumn="0" w:lastRowLastColumn="0"/>
            <w:tcW w:w="1259" w:type="dxa"/>
          </w:tcPr>
          <w:p w14:paraId="2D047841"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10000000" w:firstRow="0" w:lastRow="0" w:firstColumn="0" w:lastColumn="0" w:oddVBand="1" w:evenVBand="0" w:oddHBand="0" w:evenHBand="0" w:firstRowFirstColumn="0" w:firstRowLastColumn="0" w:lastRowFirstColumn="0" w:lastRowLastColumn="0"/>
            <w:tcW w:w="1259" w:type="dxa"/>
          </w:tcPr>
          <w:p w14:paraId="1F861441"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22</w:t>
            </w:r>
          </w:p>
        </w:tc>
        <w:tc>
          <w:tcPr>
            <w:cnfStyle w:val="000100000000" w:firstRow="0" w:lastRow="0" w:firstColumn="0" w:lastColumn="1" w:oddVBand="0" w:evenVBand="0" w:oddHBand="0" w:evenHBand="0" w:firstRowFirstColumn="0" w:firstRowLastColumn="0" w:lastRowFirstColumn="0" w:lastRowLastColumn="0"/>
            <w:tcW w:w="1259" w:type="dxa"/>
          </w:tcPr>
          <w:p w14:paraId="75C3D5C1"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28</w:t>
            </w:r>
          </w:p>
        </w:tc>
      </w:tr>
      <w:tr w:rsidR="009729B8" w14:paraId="4E8AC133" w14:textId="77777777" w:rsidTr="009729B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265" w:type="dxa"/>
          </w:tcPr>
          <w:p w14:paraId="28450F6A"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20</w:t>
            </w:r>
          </w:p>
        </w:tc>
        <w:tc>
          <w:tcPr>
            <w:cnfStyle w:val="000010000000" w:firstRow="0" w:lastRow="0" w:firstColumn="0" w:lastColumn="0" w:oddVBand="1" w:evenVBand="0" w:oddHBand="0" w:evenHBand="0" w:firstRowFirstColumn="0" w:firstRowLastColumn="0" w:lastRowFirstColumn="0" w:lastRowLastColumn="0"/>
            <w:tcW w:w="1258" w:type="dxa"/>
          </w:tcPr>
          <w:p w14:paraId="7C6D1545"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9</w:t>
            </w:r>
          </w:p>
        </w:tc>
        <w:tc>
          <w:tcPr>
            <w:cnfStyle w:val="000001000000" w:firstRow="0" w:lastRow="0" w:firstColumn="0" w:lastColumn="0" w:oddVBand="0" w:evenVBand="1" w:oddHBand="0" w:evenHBand="0" w:firstRowFirstColumn="0" w:firstRowLastColumn="0" w:lastRowFirstColumn="0" w:lastRowLastColumn="0"/>
            <w:tcW w:w="1259" w:type="dxa"/>
          </w:tcPr>
          <w:p w14:paraId="7FD5E801"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1230</w:t>
            </w:r>
          </w:p>
        </w:tc>
        <w:tc>
          <w:tcPr>
            <w:cnfStyle w:val="000010000000" w:firstRow="0" w:lastRow="0" w:firstColumn="0" w:lastColumn="0" w:oddVBand="1" w:evenVBand="0" w:oddHBand="0" w:evenHBand="0" w:firstRowFirstColumn="0" w:firstRowLastColumn="0" w:lastRowFirstColumn="0" w:lastRowLastColumn="0"/>
            <w:tcW w:w="1259" w:type="dxa"/>
          </w:tcPr>
          <w:p w14:paraId="4C327CF4"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38</w:t>
            </w:r>
          </w:p>
        </w:tc>
        <w:tc>
          <w:tcPr>
            <w:cnfStyle w:val="000001000000" w:firstRow="0" w:lastRow="0" w:firstColumn="0" w:lastColumn="0" w:oddVBand="0" w:evenVBand="1" w:oddHBand="0" w:evenHBand="0" w:firstRowFirstColumn="0" w:firstRowLastColumn="0" w:lastRowFirstColumn="0" w:lastRowLastColumn="0"/>
            <w:tcW w:w="1259" w:type="dxa"/>
          </w:tcPr>
          <w:p w14:paraId="47F06998"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10000000" w:firstRow="0" w:lastRow="0" w:firstColumn="0" w:lastColumn="0" w:oddVBand="1" w:evenVBand="0" w:oddHBand="0" w:evenHBand="0" w:firstRowFirstColumn="0" w:firstRowLastColumn="0" w:lastRowFirstColumn="0" w:lastRowLastColumn="0"/>
            <w:tcW w:w="1259" w:type="dxa"/>
          </w:tcPr>
          <w:p w14:paraId="6D0FB499"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40</w:t>
            </w:r>
          </w:p>
        </w:tc>
        <w:tc>
          <w:tcPr>
            <w:cnfStyle w:val="000100000000" w:firstRow="0" w:lastRow="0" w:firstColumn="0" w:lastColumn="1" w:oddVBand="0" w:evenVBand="0" w:oddHBand="0" w:evenHBand="0" w:firstRowFirstColumn="0" w:firstRowLastColumn="0" w:lastRowFirstColumn="0" w:lastRowLastColumn="0"/>
            <w:tcW w:w="1259" w:type="dxa"/>
          </w:tcPr>
          <w:p w14:paraId="0E903D42"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9</w:t>
            </w:r>
          </w:p>
        </w:tc>
      </w:tr>
      <w:tr w:rsidR="009729B8" w14:paraId="3F376173" w14:textId="77777777" w:rsidTr="009729B8">
        <w:trPr>
          <w:trHeight w:val="533"/>
        </w:trPr>
        <w:tc>
          <w:tcPr>
            <w:cnfStyle w:val="001000000000" w:firstRow="0" w:lastRow="0" w:firstColumn="1" w:lastColumn="0" w:oddVBand="0" w:evenVBand="0" w:oddHBand="0" w:evenHBand="0" w:firstRowFirstColumn="0" w:firstRowLastColumn="0" w:lastRowFirstColumn="0" w:lastRowLastColumn="0"/>
            <w:tcW w:w="1265" w:type="dxa"/>
          </w:tcPr>
          <w:p w14:paraId="3C22B285"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4</w:t>
            </w:r>
          </w:p>
        </w:tc>
        <w:tc>
          <w:tcPr>
            <w:cnfStyle w:val="000010000000" w:firstRow="0" w:lastRow="0" w:firstColumn="0" w:lastColumn="0" w:oddVBand="1" w:evenVBand="0" w:oddHBand="0" w:evenHBand="0" w:firstRowFirstColumn="0" w:firstRowLastColumn="0" w:lastRowFirstColumn="0" w:lastRowLastColumn="0"/>
            <w:tcW w:w="1258" w:type="dxa"/>
          </w:tcPr>
          <w:p w14:paraId="1A276ED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4</w:t>
            </w:r>
          </w:p>
        </w:tc>
        <w:tc>
          <w:tcPr>
            <w:cnfStyle w:val="000001000000" w:firstRow="0" w:lastRow="0" w:firstColumn="0" w:lastColumn="0" w:oddVBand="0" w:evenVBand="1" w:oddHBand="0" w:evenHBand="0" w:firstRowFirstColumn="0" w:firstRowLastColumn="0" w:lastRowFirstColumn="0" w:lastRowLastColumn="0"/>
            <w:tcW w:w="1259" w:type="dxa"/>
          </w:tcPr>
          <w:p w14:paraId="75D4BFE4"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197</w:t>
            </w:r>
          </w:p>
        </w:tc>
        <w:tc>
          <w:tcPr>
            <w:cnfStyle w:val="000010000000" w:firstRow="0" w:lastRow="0" w:firstColumn="0" w:lastColumn="0" w:oddVBand="1" w:evenVBand="0" w:oddHBand="0" w:evenHBand="0" w:firstRowFirstColumn="0" w:firstRowLastColumn="0" w:lastRowFirstColumn="0" w:lastRowLastColumn="0"/>
            <w:tcW w:w="1259" w:type="dxa"/>
          </w:tcPr>
          <w:p w14:paraId="7DD28316"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59" w:type="dxa"/>
          </w:tcPr>
          <w:p w14:paraId="0FFBED8A"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207</w:t>
            </w:r>
          </w:p>
        </w:tc>
        <w:tc>
          <w:tcPr>
            <w:cnfStyle w:val="000010000000" w:firstRow="0" w:lastRow="0" w:firstColumn="0" w:lastColumn="0" w:oddVBand="1" w:evenVBand="0" w:oddHBand="0" w:evenHBand="0" w:firstRowFirstColumn="0" w:firstRowLastColumn="0" w:lastRowFirstColumn="0" w:lastRowLastColumn="0"/>
            <w:tcW w:w="1259" w:type="dxa"/>
          </w:tcPr>
          <w:p w14:paraId="4ED47510"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170</w:t>
            </w:r>
          </w:p>
        </w:tc>
        <w:tc>
          <w:tcPr>
            <w:cnfStyle w:val="000100000000" w:firstRow="0" w:lastRow="0" w:firstColumn="0" w:lastColumn="1" w:oddVBand="0" w:evenVBand="0" w:oddHBand="0" w:evenHBand="0" w:firstRowFirstColumn="0" w:firstRowLastColumn="0" w:lastRowFirstColumn="0" w:lastRowLastColumn="0"/>
            <w:tcW w:w="1259" w:type="dxa"/>
          </w:tcPr>
          <w:p w14:paraId="479BCDEA"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0</w:t>
            </w:r>
          </w:p>
        </w:tc>
      </w:tr>
      <w:tr w:rsidR="009729B8" w14:paraId="3A83A205" w14:textId="77777777" w:rsidTr="009729B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265" w:type="dxa"/>
          </w:tcPr>
          <w:p w14:paraId="4AA251A4"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164</w:t>
            </w:r>
          </w:p>
        </w:tc>
        <w:tc>
          <w:tcPr>
            <w:cnfStyle w:val="000010000000" w:firstRow="0" w:lastRow="0" w:firstColumn="0" w:lastColumn="0" w:oddVBand="1" w:evenVBand="0" w:oddHBand="0" w:evenHBand="0" w:firstRowFirstColumn="0" w:firstRowLastColumn="0" w:lastRowFirstColumn="0" w:lastRowLastColumn="0"/>
            <w:tcW w:w="1258" w:type="dxa"/>
          </w:tcPr>
          <w:p w14:paraId="5022EAC0"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59" w:type="dxa"/>
          </w:tcPr>
          <w:p w14:paraId="6694B059"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197</w:t>
            </w:r>
          </w:p>
        </w:tc>
        <w:tc>
          <w:tcPr>
            <w:cnfStyle w:val="000010000000" w:firstRow="0" w:lastRow="0" w:firstColumn="0" w:lastColumn="0" w:oddVBand="1" w:evenVBand="0" w:oddHBand="0" w:evenHBand="0" w:firstRowFirstColumn="0" w:firstRowLastColumn="0" w:lastRowFirstColumn="0" w:lastRowLastColumn="0"/>
            <w:tcW w:w="1259" w:type="dxa"/>
          </w:tcPr>
          <w:p w14:paraId="713E360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59" w:type="dxa"/>
          </w:tcPr>
          <w:p w14:paraId="7AAC63E4"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207</w:t>
            </w:r>
          </w:p>
        </w:tc>
        <w:tc>
          <w:tcPr>
            <w:cnfStyle w:val="000010000000" w:firstRow="0" w:lastRow="0" w:firstColumn="0" w:lastColumn="0" w:oddVBand="1" w:evenVBand="0" w:oddHBand="0" w:evenHBand="0" w:firstRowFirstColumn="0" w:firstRowLastColumn="0" w:lastRowFirstColumn="0" w:lastRowLastColumn="0"/>
            <w:tcW w:w="1259" w:type="dxa"/>
          </w:tcPr>
          <w:p w14:paraId="428113A5"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170</w:t>
            </w:r>
          </w:p>
        </w:tc>
        <w:tc>
          <w:tcPr>
            <w:cnfStyle w:val="000100000000" w:firstRow="0" w:lastRow="0" w:firstColumn="0" w:lastColumn="1" w:oddVBand="0" w:evenVBand="0" w:oddHBand="0" w:evenHBand="0" w:firstRowFirstColumn="0" w:firstRowLastColumn="0" w:lastRowFirstColumn="0" w:lastRowLastColumn="0"/>
            <w:tcW w:w="1259" w:type="dxa"/>
          </w:tcPr>
          <w:p w14:paraId="6CDB777B"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0</w:t>
            </w:r>
          </w:p>
        </w:tc>
      </w:tr>
      <w:tr w:rsidR="009729B8" w14:paraId="7DC114A0" w14:textId="77777777" w:rsidTr="009729B8">
        <w:trPr>
          <w:trHeight w:val="533"/>
        </w:trPr>
        <w:tc>
          <w:tcPr>
            <w:cnfStyle w:val="001000000000" w:firstRow="0" w:lastRow="0" w:firstColumn="1" w:lastColumn="0" w:oddVBand="0" w:evenVBand="0" w:oddHBand="0" w:evenHBand="0" w:firstRowFirstColumn="0" w:firstRowLastColumn="0" w:lastRowFirstColumn="0" w:lastRowLastColumn="0"/>
            <w:tcW w:w="1265" w:type="dxa"/>
          </w:tcPr>
          <w:p w14:paraId="66EB68DD"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28</w:t>
            </w:r>
          </w:p>
        </w:tc>
        <w:tc>
          <w:tcPr>
            <w:cnfStyle w:val="000010000000" w:firstRow="0" w:lastRow="0" w:firstColumn="0" w:lastColumn="0" w:oddVBand="1" w:evenVBand="0" w:oddHBand="0" w:evenHBand="0" w:firstRowFirstColumn="0" w:firstRowLastColumn="0" w:lastRowFirstColumn="0" w:lastRowLastColumn="0"/>
            <w:tcW w:w="1258" w:type="dxa"/>
          </w:tcPr>
          <w:p w14:paraId="7022D853"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21</w:t>
            </w:r>
          </w:p>
        </w:tc>
        <w:tc>
          <w:tcPr>
            <w:cnfStyle w:val="000001000000" w:firstRow="0" w:lastRow="0" w:firstColumn="0" w:lastColumn="0" w:oddVBand="0" w:evenVBand="1" w:oddHBand="0" w:evenHBand="0" w:firstRowFirstColumn="0" w:firstRowLastColumn="0" w:lastRowFirstColumn="0" w:lastRowLastColumn="0"/>
            <w:tcW w:w="1259" w:type="dxa"/>
          </w:tcPr>
          <w:p w14:paraId="03D1D38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23</w:t>
            </w:r>
          </w:p>
        </w:tc>
        <w:tc>
          <w:tcPr>
            <w:cnfStyle w:val="000010000000" w:firstRow="0" w:lastRow="0" w:firstColumn="0" w:lastColumn="0" w:oddVBand="1" w:evenVBand="0" w:oddHBand="0" w:evenHBand="0" w:firstRowFirstColumn="0" w:firstRowLastColumn="0" w:lastRowFirstColumn="0" w:lastRowLastColumn="0"/>
            <w:tcW w:w="1259" w:type="dxa"/>
          </w:tcPr>
          <w:p w14:paraId="23ACA0C3"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6</w:t>
            </w:r>
          </w:p>
        </w:tc>
        <w:tc>
          <w:tcPr>
            <w:cnfStyle w:val="000001000000" w:firstRow="0" w:lastRow="0" w:firstColumn="0" w:lastColumn="0" w:oddVBand="0" w:evenVBand="1" w:oddHBand="0" w:evenHBand="0" w:firstRowFirstColumn="0" w:firstRowLastColumn="0" w:lastRowFirstColumn="0" w:lastRowLastColumn="0"/>
            <w:tcW w:w="1259" w:type="dxa"/>
          </w:tcPr>
          <w:p w14:paraId="30A00D9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w:t>
            </w:r>
          </w:p>
        </w:tc>
        <w:tc>
          <w:tcPr>
            <w:cnfStyle w:val="000010000000" w:firstRow="0" w:lastRow="0" w:firstColumn="0" w:lastColumn="0" w:oddVBand="1" w:evenVBand="0" w:oddHBand="0" w:evenHBand="0" w:firstRowFirstColumn="0" w:firstRowLastColumn="0" w:lastRowFirstColumn="0" w:lastRowLastColumn="0"/>
            <w:tcW w:w="1259" w:type="dxa"/>
          </w:tcPr>
          <w:p w14:paraId="07362EE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1094</w:t>
            </w:r>
          </w:p>
        </w:tc>
        <w:tc>
          <w:tcPr>
            <w:cnfStyle w:val="000100000000" w:firstRow="0" w:lastRow="0" w:firstColumn="0" w:lastColumn="1" w:oddVBand="0" w:evenVBand="0" w:oddHBand="0" w:evenHBand="0" w:firstRowFirstColumn="0" w:firstRowLastColumn="0" w:lastRowFirstColumn="0" w:lastRowLastColumn="0"/>
            <w:tcW w:w="1259" w:type="dxa"/>
          </w:tcPr>
          <w:p w14:paraId="44B20D9D"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7</w:t>
            </w:r>
          </w:p>
        </w:tc>
      </w:tr>
      <w:tr w:rsidR="009729B8" w14:paraId="3030775C" w14:textId="77777777" w:rsidTr="009729B8">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265" w:type="dxa"/>
          </w:tcPr>
          <w:p w14:paraId="73414119"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4</w:t>
            </w:r>
          </w:p>
        </w:tc>
        <w:tc>
          <w:tcPr>
            <w:cnfStyle w:val="000010000000" w:firstRow="0" w:lastRow="0" w:firstColumn="0" w:lastColumn="0" w:oddVBand="1" w:evenVBand="0" w:oddHBand="0" w:evenHBand="0" w:firstRowFirstColumn="0" w:firstRowLastColumn="0" w:lastRowFirstColumn="0" w:lastRowLastColumn="0"/>
            <w:tcW w:w="1258" w:type="dxa"/>
          </w:tcPr>
          <w:p w14:paraId="296B496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16</w:t>
            </w:r>
          </w:p>
        </w:tc>
        <w:tc>
          <w:tcPr>
            <w:cnfStyle w:val="000001000000" w:firstRow="0" w:lastRow="0" w:firstColumn="0" w:lastColumn="0" w:oddVBand="0" w:evenVBand="1" w:oddHBand="0" w:evenHBand="0" w:firstRowFirstColumn="0" w:firstRowLastColumn="0" w:lastRowFirstColumn="0" w:lastRowLastColumn="0"/>
            <w:tcW w:w="1259" w:type="dxa"/>
          </w:tcPr>
          <w:p w14:paraId="13EBCED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w:t>
            </w:r>
          </w:p>
        </w:tc>
        <w:tc>
          <w:tcPr>
            <w:cnfStyle w:val="000010000000" w:firstRow="0" w:lastRow="0" w:firstColumn="0" w:lastColumn="0" w:oddVBand="1" w:evenVBand="0" w:oddHBand="0" w:evenHBand="0" w:firstRowFirstColumn="0" w:firstRowLastColumn="0" w:lastRowFirstColumn="0" w:lastRowLastColumn="0"/>
            <w:tcW w:w="1259" w:type="dxa"/>
          </w:tcPr>
          <w:p w14:paraId="586B8A9D"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59" w:type="dxa"/>
          </w:tcPr>
          <w:p w14:paraId="30B187D2"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10000000" w:firstRow="0" w:lastRow="0" w:firstColumn="0" w:lastColumn="0" w:oddVBand="1" w:evenVBand="0" w:oddHBand="0" w:evenHBand="0" w:firstRowFirstColumn="0" w:firstRowLastColumn="0" w:lastRowFirstColumn="0" w:lastRowLastColumn="0"/>
            <w:tcW w:w="1259" w:type="dxa"/>
          </w:tcPr>
          <w:p w14:paraId="25B45483"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w:t>
            </w:r>
          </w:p>
        </w:tc>
        <w:tc>
          <w:tcPr>
            <w:cnfStyle w:val="000100000000" w:firstRow="0" w:lastRow="0" w:firstColumn="0" w:lastColumn="1" w:oddVBand="0" w:evenVBand="0" w:oddHBand="0" w:evenHBand="0" w:firstRowFirstColumn="0" w:firstRowLastColumn="0" w:lastRowFirstColumn="0" w:lastRowLastColumn="0"/>
            <w:tcW w:w="1259" w:type="dxa"/>
          </w:tcPr>
          <w:p w14:paraId="121AFB89"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111</w:t>
            </w:r>
          </w:p>
        </w:tc>
      </w:tr>
    </w:tbl>
    <w:p w14:paraId="4E5FCDED" w14:textId="77777777" w:rsidR="009729B8" w:rsidRDefault="00296A1D" w:rsidP="00F87099">
      <w:pPr>
        <w:pStyle w:val="Heading2"/>
        <w:ind w:left="360"/>
        <w:jc w:val="both"/>
        <w:rPr>
          <w:rFonts w:ascii="Times New Roman" w:eastAsia="Times New Roman" w:hAnsi="Times New Roman" w:cs="Times New Roman"/>
        </w:rPr>
      </w:pPr>
      <w:bookmarkStart w:id="45" w:name="_Toc138250209"/>
      <w:r>
        <w:rPr>
          <w:rFonts w:ascii="Times New Roman" w:eastAsia="Times New Roman" w:hAnsi="Times New Roman" w:cs="Times New Roman"/>
        </w:rPr>
        <w:t>6.4.2.3 Decision Tree:</w:t>
      </w:r>
      <w:bookmarkEnd w:id="45"/>
    </w:p>
    <w:p w14:paraId="4C6BDE34" w14:textId="77777777" w:rsidR="009729B8" w:rsidRDefault="00296A1D" w:rsidP="00F87099">
      <w:pPr>
        <w:ind w:left="360"/>
      </w:pPr>
      <w:r>
        <w:t xml:space="preserve">Through the decision model we determine the features of </w:t>
      </w:r>
      <w:proofErr w:type="spellStart"/>
      <w:r>
        <w:t>predition</w:t>
      </w:r>
      <w:proofErr w:type="spellEnd"/>
      <w:r>
        <w:t xml:space="preserve"> it is giving. For this there are two methods as Gini Index and Entropy. Entropy is used to measure information content in a present node while Gini Index is used for measuring the impurity of selected node.</w:t>
      </w:r>
    </w:p>
    <w:p w14:paraId="61385A50" w14:textId="77777777" w:rsidR="009729B8" w:rsidRDefault="00296A1D" w:rsidP="00F87099">
      <w:pPr>
        <w:ind w:left="360"/>
      </w:pPr>
      <w:r>
        <w:t xml:space="preserve">Gini </w:t>
      </w:r>
      <w:proofErr w:type="spellStart"/>
      <w:r>
        <w:t>Inde</w:t>
      </w:r>
      <w:proofErr w:type="spellEnd"/>
      <w:r>
        <w:t xml:space="preserve">: Gini Index for given node as t will be: </w:t>
      </w:r>
    </w:p>
    <w:p w14:paraId="49ED9EB5" w14:textId="77777777" w:rsidR="009729B8" w:rsidRDefault="00296A1D" w:rsidP="00F87099">
      <w:pPr>
        <w:rPr>
          <w:rFonts w:ascii="Cambria Math" w:eastAsia="Cambria Math" w:hAnsi="Cambria Math" w:cs="Cambria Math"/>
        </w:rPr>
      </w:pPr>
      <m:oMathPara>
        <m:oMath>
          <m:r>
            <w:rPr>
              <w:rFonts w:ascii="Cambria Math" w:eastAsia="Cambria Math" w:hAnsi="Cambria Math" w:cs="Cambria Math"/>
            </w:rPr>
            <m:t>G(t) = 1 - Σ(p(i|t))^2</m:t>
          </m:r>
        </m:oMath>
      </m:oMathPara>
    </w:p>
    <w:p w14:paraId="3BEE51F5" w14:textId="77777777" w:rsidR="009729B8" w:rsidRDefault="00296A1D" w:rsidP="00F87099">
      <w:pPr>
        <w:ind w:left="360"/>
      </w:pPr>
      <w:r>
        <w:t xml:space="preserve">Where we know that </w:t>
      </w:r>
      <m:oMath>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t</m:t>
            </m:r>
          </m:e>
        </m:d>
      </m:oMath>
      <w:r>
        <w:t xml:space="preserve"> is the emotion level i as in node t.</w:t>
      </w:r>
    </w:p>
    <w:p w14:paraId="40CAF36E" w14:textId="77777777" w:rsidR="009729B8" w:rsidRDefault="00296A1D" w:rsidP="00F87099">
      <w:pPr>
        <w:ind w:left="360"/>
      </w:pPr>
      <w:r>
        <w:t>Entropy:</w:t>
      </w:r>
    </w:p>
    <w:p w14:paraId="44E98B1E" w14:textId="77777777" w:rsidR="009729B8" w:rsidRDefault="00296A1D" w:rsidP="00F87099">
      <w:pPr>
        <w:ind w:left="360"/>
      </w:pPr>
      <w:r>
        <w:t>For a given node t as entropy will be:</w:t>
      </w:r>
    </w:p>
    <w:p w14:paraId="4E8AD4AA" w14:textId="77777777" w:rsidR="009729B8" w:rsidRDefault="00296A1D" w:rsidP="00F87099">
      <w:pPr>
        <w:rPr>
          <w:rFonts w:ascii="Cambria Math" w:eastAsia="Cambria Math" w:hAnsi="Cambria Math" w:cs="Cambria Math"/>
        </w:rPr>
      </w:pPr>
      <m:oMathPara>
        <m:oMath>
          <m:r>
            <w:rPr>
              <w:rFonts w:ascii="Cambria Math" w:eastAsia="Cambria Math" w:hAnsi="Cambria Math" w:cs="Cambria Math"/>
            </w:rPr>
            <m:t>H(t) = - Σ(p(i|t)) * log(p(i|t))</m:t>
          </m:r>
        </m:oMath>
      </m:oMathPara>
    </w:p>
    <w:p w14:paraId="3F0D64A2" w14:textId="77777777" w:rsidR="009729B8" w:rsidRDefault="00296A1D" w:rsidP="00F87099">
      <w:pPr>
        <w:ind w:left="360"/>
      </w:pPr>
      <w:r>
        <w:t xml:space="preserve">Where we know that </w:t>
      </w:r>
      <m:oMath>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t</m:t>
            </m:r>
          </m:e>
        </m:d>
      </m:oMath>
      <w:r>
        <w:t xml:space="preserve"> is the emotion probability for any label i as in node t.</w:t>
      </w:r>
    </w:p>
    <w:p w14:paraId="7FDA83BF" w14:textId="77777777" w:rsidR="009729B8" w:rsidRDefault="00296A1D" w:rsidP="00F87099">
      <w:pPr>
        <w:ind w:left="360"/>
      </w:pPr>
      <w:r>
        <w:lastRenderedPageBreak/>
        <w:t>This both functioning of Gini Index and Entropy will gives us the best feature of model.</w:t>
      </w:r>
    </w:p>
    <w:p w14:paraId="7CFD41FA" w14:textId="77777777" w:rsidR="009729B8" w:rsidRDefault="00296A1D" w:rsidP="00F87099">
      <w:pPr>
        <w:ind w:left="360"/>
      </w:pPr>
      <w:r>
        <w:rPr>
          <w:noProof/>
        </w:rPr>
        <w:drawing>
          <wp:inline distT="0" distB="0" distL="0" distR="0" wp14:anchorId="14642382" wp14:editId="60B2E134">
            <wp:extent cx="5486400" cy="2705100"/>
            <wp:effectExtent l="0" t="0" r="0" b="0"/>
            <wp:docPr id="14" name="image2.png" descr="C:\Users\iamno\Downloads\decision-tree-classification-algorithm.png"/>
            <wp:cNvGraphicFramePr/>
            <a:graphic xmlns:a="http://schemas.openxmlformats.org/drawingml/2006/main">
              <a:graphicData uri="http://schemas.openxmlformats.org/drawingml/2006/picture">
                <pic:pic xmlns:pic="http://schemas.openxmlformats.org/drawingml/2006/picture">
                  <pic:nvPicPr>
                    <pic:cNvPr id="0" name="image2.png" descr="C:\Users\iamno\Downloads\decision-tree-classification-algorithm.png"/>
                    <pic:cNvPicPr preferRelativeResize="0"/>
                  </pic:nvPicPr>
                  <pic:blipFill>
                    <a:blip r:embed="rId21"/>
                    <a:srcRect/>
                    <a:stretch>
                      <a:fillRect/>
                    </a:stretch>
                  </pic:blipFill>
                  <pic:spPr>
                    <a:xfrm>
                      <a:off x="0" y="0"/>
                      <a:ext cx="5486400" cy="2705100"/>
                    </a:xfrm>
                    <a:prstGeom prst="rect">
                      <a:avLst/>
                    </a:prstGeom>
                    <a:ln/>
                  </pic:spPr>
                </pic:pic>
              </a:graphicData>
            </a:graphic>
          </wp:inline>
        </w:drawing>
      </w:r>
    </w:p>
    <w:p w14:paraId="430F8949" w14:textId="48503B76" w:rsidR="00471C31" w:rsidRDefault="00471C31" w:rsidP="00471C31">
      <w:pPr>
        <w:pStyle w:val="Caption"/>
        <w:jc w:val="center"/>
      </w:pPr>
      <w:bookmarkStart w:id="46" w:name="_Toc138249171"/>
      <w:r>
        <w:t xml:space="preserve">Figure </w:t>
      </w:r>
      <w:r w:rsidR="008710D2">
        <w:fldChar w:fldCharType="begin"/>
      </w:r>
      <w:r w:rsidR="008710D2">
        <w:instrText xml:space="preserve"> SEQ Figure \* ARABIC </w:instrText>
      </w:r>
      <w:r w:rsidR="008710D2">
        <w:fldChar w:fldCharType="separate"/>
      </w:r>
      <w:r>
        <w:rPr>
          <w:noProof/>
        </w:rPr>
        <w:t>5</w:t>
      </w:r>
      <w:r w:rsidR="008710D2">
        <w:rPr>
          <w:noProof/>
        </w:rPr>
        <w:fldChar w:fldCharType="end"/>
      </w:r>
      <w:r>
        <w:t xml:space="preserve"> Decision Tree</w:t>
      </w:r>
      <w:bookmarkEnd w:id="46"/>
    </w:p>
    <w:p w14:paraId="116CA3C3" w14:textId="77777777" w:rsidR="009729B8" w:rsidRDefault="00296A1D" w:rsidP="00F87099">
      <w:r>
        <w:rPr>
          <w:noProof/>
        </w:rPr>
        <w:drawing>
          <wp:inline distT="0" distB="0" distL="0" distR="0" wp14:anchorId="497683D2" wp14:editId="62ABF9C3">
            <wp:extent cx="5895975" cy="29813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895975" cy="2981325"/>
                    </a:xfrm>
                    <a:prstGeom prst="rect">
                      <a:avLst/>
                    </a:prstGeom>
                    <a:ln/>
                  </pic:spPr>
                </pic:pic>
              </a:graphicData>
            </a:graphic>
          </wp:inline>
        </w:drawing>
      </w:r>
    </w:p>
    <w:p w14:paraId="0FD32D22" w14:textId="77777777" w:rsidR="009729B8" w:rsidRDefault="00580581" w:rsidP="00303D07">
      <w:pPr>
        <w:pBdr>
          <w:top w:val="nil"/>
          <w:left w:val="nil"/>
          <w:bottom w:val="nil"/>
          <w:right w:val="nil"/>
          <w:between w:val="nil"/>
        </w:pBdr>
        <w:spacing w:after="200"/>
        <w:jc w:val="center"/>
        <w:rPr>
          <w:i/>
          <w:color w:val="44546A"/>
          <w:sz w:val="18"/>
          <w:szCs w:val="18"/>
        </w:rPr>
      </w:pPr>
      <w:r>
        <w:rPr>
          <w:i/>
          <w:color w:val="44546A"/>
          <w:sz w:val="18"/>
          <w:szCs w:val="18"/>
        </w:rPr>
        <w:t>Screenshot 9</w:t>
      </w:r>
      <w:r w:rsidR="00296A1D">
        <w:rPr>
          <w:i/>
          <w:color w:val="44546A"/>
          <w:sz w:val="18"/>
          <w:szCs w:val="18"/>
        </w:rPr>
        <w:t xml:space="preserve"> - Decision Tree</w:t>
      </w:r>
    </w:p>
    <w:p w14:paraId="33773B28" w14:textId="3F21E754" w:rsidR="00580581" w:rsidRPr="00471C31" w:rsidRDefault="00471C31" w:rsidP="00471C31">
      <w:pPr>
        <w:pStyle w:val="Caption"/>
        <w:keepNext/>
        <w:jc w:val="center"/>
      </w:pPr>
      <w:r>
        <w:t xml:space="preserve">Table </w:t>
      </w:r>
      <w:r w:rsidR="008710D2">
        <w:fldChar w:fldCharType="begin"/>
      </w:r>
      <w:r w:rsidR="008710D2">
        <w:instrText xml:space="preserve"> SEQ Table \* ARABIC </w:instrText>
      </w:r>
      <w:r w:rsidR="008710D2">
        <w:fldChar w:fldCharType="separate"/>
      </w:r>
      <w:r>
        <w:rPr>
          <w:noProof/>
        </w:rPr>
        <w:t>6</w:t>
      </w:r>
      <w:r w:rsidR="008710D2">
        <w:rPr>
          <w:noProof/>
        </w:rPr>
        <w:fldChar w:fldCharType="end"/>
      </w:r>
      <w:r>
        <w:t xml:space="preserve"> Confusion Matrix DT</w:t>
      </w:r>
    </w:p>
    <w:tbl>
      <w:tblPr>
        <w:tblStyle w:val="a4"/>
        <w:tblW w:w="9653" w:type="dxa"/>
        <w:tblBorders>
          <w:top w:val="single" w:sz="24" w:space="0" w:color="4472C4"/>
          <w:left w:val="single" w:sz="24" w:space="0" w:color="4472C4"/>
          <w:bottom w:val="single" w:sz="24" w:space="0" w:color="4472C4"/>
          <w:right w:val="single" w:sz="24" w:space="0" w:color="4472C4"/>
          <w:insideH w:val="single" w:sz="4" w:space="0" w:color="000000"/>
          <w:insideV w:val="single" w:sz="4" w:space="0" w:color="000000"/>
        </w:tblBorders>
        <w:tblLayout w:type="fixed"/>
        <w:tblLook w:val="0180" w:firstRow="0" w:lastRow="0" w:firstColumn="1" w:lastColumn="1" w:noHBand="0" w:noVBand="0"/>
      </w:tblPr>
      <w:tblGrid>
        <w:gridCol w:w="1212"/>
        <w:gridCol w:w="1205"/>
        <w:gridCol w:w="1206"/>
        <w:gridCol w:w="1206"/>
        <w:gridCol w:w="1206"/>
        <w:gridCol w:w="1206"/>
        <w:gridCol w:w="1206"/>
        <w:gridCol w:w="1206"/>
      </w:tblGrid>
      <w:tr w:rsidR="009729B8" w14:paraId="7FD363E6" w14:textId="77777777" w:rsidTr="009729B8">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212" w:type="dxa"/>
          </w:tcPr>
          <w:p w14:paraId="00254427"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521</w:t>
            </w:r>
          </w:p>
        </w:tc>
        <w:tc>
          <w:tcPr>
            <w:cnfStyle w:val="000010000000" w:firstRow="0" w:lastRow="0" w:firstColumn="0" w:lastColumn="0" w:oddVBand="1" w:evenVBand="0" w:oddHBand="0" w:evenHBand="0" w:firstRowFirstColumn="0" w:firstRowLastColumn="0" w:lastRowFirstColumn="0" w:lastRowLastColumn="0"/>
            <w:tcW w:w="1205" w:type="dxa"/>
          </w:tcPr>
          <w:p w14:paraId="30B43EBF"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28</w:t>
            </w:r>
          </w:p>
        </w:tc>
        <w:tc>
          <w:tcPr>
            <w:cnfStyle w:val="000001000000" w:firstRow="0" w:lastRow="0" w:firstColumn="0" w:lastColumn="0" w:oddVBand="0" w:evenVBand="1" w:oddHBand="0" w:evenHBand="0" w:firstRowFirstColumn="0" w:firstRowLastColumn="0" w:lastRowFirstColumn="0" w:lastRowLastColumn="0"/>
            <w:tcW w:w="1206" w:type="dxa"/>
          </w:tcPr>
          <w:p w14:paraId="0DD7F02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60</w:t>
            </w:r>
          </w:p>
        </w:tc>
        <w:tc>
          <w:tcPr>
            <w:cnfStyle w:val="000010000000" w:firstRow="0" w:lastRow="0" w:firstColumn="0" w:lastColumn="0" w:oddVBand="1" w:evenVBand="0" w:oddHBand="0" w:evenHBand="0" w:firstRowFirstColumn="0" w:firstRowLastColumn="0" w:lastRowFirstColumn="0" w:lastRowLastColumn="0"/>
            <w:tcW w:w="1206" w:type="dxa"/>
          </w:tcPr>
          <w:p w14:paraId="30256E20"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w:t>
            </w:r>
          </w:p>
        </w:tc>
        <w:tc>
          <w:tcPr>
            <w:cnfStyle w:val="000001000000" w:firstRow="0" w:lastRow="0" w:firstColumn="0" w:lastColumn="0" w:oddVBand="0" w:evenVBand="1" w:oddHBand="0" w:evenHBand="0" w:firstRowFirstColumn="0" w:firstRowLastColumn="0" w:lastRowFirstColumn="0" w:lastRowLastColumn="0"/>
            <w:tcW w:w="1206" w:type="dxa"/>
          </w:tcPr>
          <w:p w14:paraId="26FE8690"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19</w:t>
            </w:r>
          </w:p>
        </w:tc>
        <w:tc>
          <w:tcPr>
            <w:cnfStyle w:val="000010000000" w:firstRow="0" w:lastRow="0" w:firstColumn="0" w:lastColumn="0" w:oddVBand="1" w:evenVBand="0" w:oddHBand="0" w:evenHBand="0" w:firstRowFirstColumn="0" w:firstRowLastColumn="0" w:lastRowFirstColumn="0" w:lastRowLastColumn="0"/>
            <w:tcW w:w="1206" w:type="dxa"/>
          </w:tcPr>
          <w:p w14:paraId="0D7CF9FD"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19</w:t>
            </w:r>
          </w:p>
        </w:tc>
        <w:tc>
          <w:tcPr>
            <w:cnfStyle w:val="000001000000" w:firstRow="0" w:lastRow="0" w:firstColumn="0" w:lastColumn="0" w:oddVBand="0" w:evenVBand="1" w:oddHBand="0" w:evenHBand="0" w:firstRowFirstColumn="0" w:firstRowLastColumn="0" w:lastRowFirstColumn="0" w:lastRowLastColumn="0"/>
            <w:tcW w:w="1206" w:type="dxa"/>
          </w:tcPr>
          <w:p w14:paraId="0E8F10D1"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66</w:t>
            </w:r>
          </w:p>
        </w:tc>
        <w:tc>
          <w:tcPr>
            <w:cnfStyle w:val="000100000000" w:firstRow="0" w:lastRow="0" w:firstColumn="0" w:lastColumn="1" w:oddVBand="0" w:evenVBand="0" w:oddHBand="0" w:evenHBand="0" w:firstRowFirstColumn="0" w:firstRowLastColumn="0" w:lastRowFirstColumn="0" w:lastRowLastColumn="0"/>
            <w:tcW w:w="1206" w:type="dxa"/>
          </w:tcPr>
          <w:p w14:paraId="2184D45B"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0</w:t>
            </w:r>
          </w:p>
        </w:tc>
      </w:tr>
      <w:tr w:rsidR="009729B8" w14:paraId="2A2D2613" w14:textId="77777777" w:rsidTr="009729B8">
        <w:trPr>
          <w:trHeight w:val="621"/>
        </w:trPr>
        <w:tc>
          <w:tcPr>
            <w:cnfStyle w:val="001000000000" w:firstRow="0" w:lastRow="0" w:firstColumn="1" w:lastColumn="0" w:oddVBand="0" w:evenVBand="0" w:oddHBand="0" w:evenHBand="0" w:firstRowFirstColumn="0" w:firstRowLastColumn="0" w:lastRowFirstColumn="0" w:lastRowLastColumn="0"/>
            <w:tcW w:w="1212" w:type="dxa"/>
          </w:tcPr>
          <w:p w14:paraId="6BAC5B46"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15</w:t>
            </w:r>
          </w:p>
        </w:tc>
        <w:tc>
          <w:tcPr>
            <w:cnfStyle w:val="000010000000" w:firstRow="0" w:lastRow="0" w:firstColumn="0" w:lastColumn="0" w:oddVBand="1" w:evenVBand="0" w:oddHBand="0" w:evenHBand="0" w:firstRowFirstColumn="0" w:firstRowLastColumn="0" w:lastRowFirstColumn="0" w:lastRowLastColumn="0"/>
            <w:tcW w:w="1205" w:type="dxa"/>
          </w:tcPr>
          <w:p w14:paraId="4E367BD9"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404</w:t>
            </w:r>
          </w:p>
        </w:tc>
        <w:tc>
          <w:tcPr>
            <w:cnfStyle w:val="000001000000" w:firstRow="0" w:lastRow="0" w:firstColumn="0" w:lastColumn="0" w:oddVBand="0" w:evenVBand="1" w:oddHBand="0" w:evenHBand="0" w:firstRowFirstColumn="0" w:firstRowLastColumn="0" w:lastRowFirstColumn="0" w:lastRowLastColumn="0"/>
            <w:tcW w:w="1206" w:type="dxa"/>
          </w:tcPr>
          <w:p w14:paraId="1B3A1192"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15</w:t>
            </w:r>
          </w:p>
        </w:tc>
        <w:tc>
          <w:tcPr>
            <w:cnfStyle w:val="000010000000" w:firstRow="0" w:lastRow="0" w:firstColumn="0" w:lastColumn="0" w:oddVBand="1" w:evenVBand="0" w:oddHBand="0" w:evenHBand="0" w:firstRowFirstColumn="0" w:firstRowLastColumn="0" w:lastRowFirstColumn="0" w:lastRowLastColumn="0"/>
            <w:tcW w:w="1206" w:type="dxa"/>
          </w:tcPr>
          <w:p w14:paraId="1DC0CA6F"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w:t>
            </w:r>
          </w:p>
        </w:tc>
        <w:tc>
          <w:tcPr>
            <w:cnfStyle w:val="000001000000" w:firstRow="0" w:lastRow="0" w:firstColumn="0" w:lastColumn="0" w:oddVBand="0" w:evenVBand="1" w:oddHBand="0" w:evenHBand="0" w:firstRowFirstColumn="0" w:firstRowLastColumn="0" w:lastRowFirstColumn="0" w:lastRowLastColumn="0"/>
            <w:tcW w:w="1206" w:type="dxa"/>
          </w:tcPr>
          <w:p w14:paraId="0822C73D"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10000000" w:firstRow="0" w:lastRow="0" w:firstColumn="0" w:lastColumn="0" w:oddVBand="1" w:evenVBand="0" w:oddHBand="0" w:evenHBand="0" w:firstRowFirstColumn="0" w:firstRowLastColumn="0" w:lastRowFirstColumn="0" w:lastRowLastColumn="0"/>
            <w:tcW w:w="1206" w:type="dxa"/>
          </w:tcPr>
          <w:p w14:paraId="39422A81"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06" w:type="dxa"/>
          </w:tcPr>
          <w:p w14:paraId="3A656B4F"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25</w:t>
            </w:r>
          </w:p>
        </w:tc>
        <w:tc>
          <w:tcPr>
            <w:cnfStyle w:val="000100000000" w:firstRow="0" w:lastRow="0" w:firstColumn="0" w:lastColumn="1" w:oddVBand="0" w:evenVBand="0" w:oddHBand="0" w:evenHBand="0" w:firstRowFirstColumn="0" w:firstRowLastColumn="0" w:lastRowFirstColumn="0" w:lastRowLastColumn="0"/>
            <w:tcW w:w="1206" w:type="dxa"/>
          </w:tcPr>
          <w:p w14:paraId="5FD2845F"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20</w:t>
            </w:r>
          </w:p>
        </w:tc>
      </w:tr>
      <w:tr w:rsidR="009729B8" w14:paraId="174D5A87" w14:textId="77777777" w:rsidTr="009729B8">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212" w:type="dxa"/>
          </w:tcPr>
          <w:p w14:paraId="211A8085"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27</w:t>
            </w:r>
          </w:p>
        </w:tc>
        <w:tc>
          <w:tcPr>
            <w:cnfStyle w:val="000010000000" w:firstRow="0" w:lastRow="0" w:firstColumn="0" w:lastColumn="0" w:oddVBand="1" w:evenVBand="0" w:oddHBand="0" w:evenHBand="0" w:firstRowFirstColumn="0" w:firstRowLastColumn="0" w:lastRowFirstColumn="0" w:lastRowLastColumn="0"/>
            <w:tcW w:w="1205" w:type="dxa"/>
          </w:tcPr>
          <w:p w14:paraId="10C12B16"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14</w:t>
            </w:r>
          </w:p>
        </w:tc>
        <w:tc>
          <w:tcPr>
            <w:cnfStyle w:val="000001000000" w:firstRow="0" w:lastRow="0" w:firstColumn="0" w:lastColumn="0" w:oddVBand="0" w:evenVBand="1" w:oddHBand="0" w:evenHBand="0" w:firstRowFirstColumn="0" w:firstRowLastColumn="0" w:lastRowFirstColumn="0" w:lastRowLastColumn="0"/>
            <w:tcW w:w="1206" w:type="dxa"/>
          </w:tcPr>
          <w:p w14:paraId="5D9EAA61"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1185</w:t>
            </w:r>
          </w:p>
        </w:tc>
        <w:tc>
          <w:tcPr>
            <w:cnfStyle w:val="000010000000" w:firstRow="0" w:lastRow="0" w:firstColumn="0" w:lastColumn="0" w:oddVBand="1" w:evenVBand="0" w:oddHBand="0" w:evenHBand="0" w:firstRowFirstColumn="0" w:firstRowLastColumn="0" w:lastRowFirstColumn="0" w:lastRowLastColumn="0"/>
            <w:tcW w:w="1206" w:type="dxa"/>
          </w:tcPr>
          <w:p w14:paraId="2AFB3EB4"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54</w:t>
            </w:r>
          </w:p>
        </w:tc>
        <w:tc>
          <w:tcPr>
            <w:cnfStyle w:val="000001000000" w:firstRow="0" w:lastRow="0" w:firstColumn="0" w:lastColumn="0" w:oddVBand="0" w:evenVBand="1" w:oddHBand="0" w:evenHBand="0" w:firstRowFirstColumn="0" w:firstRowLastColumn="0" w:lastRowFirstColumn="0" w:lastRowLastColumn="0"/>
            <w:tcW w:w="1206" w:type="dxa"/>
          </w:tcPr>
          <w:p w14:paraId="03A155B6"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w:t>
            </w:r>
          </w:p>
        </w:tc>
        <w:tc>
          <w:tcPr>
            <w:cnfStyle w:val="000010000000" w:firstRow="0" w:lastRow="0" w:firstColumn="0" w:lastColumn="0" w:oddVBand="1" w:evenVBand="0" w:oddHBand="0" w:evenHBand="0" w:firstRowFirstColumn="0" w:firstRowLastColumn="0" w:lastRowFirstColumn="0" w:lastRowLastColumn="0"/>
            <w:tcW w:w="1206" w:type="dxa"/>
          </w:tcPr>
          <w:p w14:paraId="5F61E42F"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w:t>
            </w:r>
          </w:p>
        </w:tc>
        <w:tc>
          <w:tcPr>
            <w:cnfStyle w:val="000001000000" w:firstRow="0" w:lastRow="0" w:firstColumn="0" w:lastColumn="0" w:oddVBand="0" w:evenVBand="1" w:oddHBand="0" w:evenHBand="0" w:firstRowFirstColumn="0" w:firstRowLastColumn="0" w:lastRowFirstColumn="0" w:lastRowLastColumn="0"/>
            <w:tcW w:w="1206" w:type="dxa"/>
          </w:tcPr>
          <w:p w14:paraId="497BBA56"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40</w:t>
            </w:r>
          </w:p>
        </w:tc>
        <w:tc>
          <w:tcPr>
            <w:cnfStyle w:val="000100000000" w:firstRow="0" w:lastRow="0" w:firstColumn="0" w:lastColumn="1" w:oddVBand="0" w:evenVBand="0" w:oddHBand="0" w:evenHBand="0" w:firstRowFirstColumn="0" w:firstRowLastColumn="0" w:lastRowFirstColumn="0" w:lastRowLastColumn="0"/>
            <w:tcW w:w="1206" w:type="dxa"/>
          </w:tcPr>
          <w:p w14:paraId="2AA85839"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13</w:t>
            </w:r>
          </w:p>
        </w:tc>
      </w:tr>
      <w:tr w:rsidR="009729B8" w14:paraId="44AFF412" w14:textId="77777777" w:rsidTr="009729B8">
        <w:trPr>
          <w:trHeight w:val="621"/>
        </w:trPr>
        <w:tc>
          <w:tcPr>
            <w:cnfStyle w:val="001000000000" w:firstRow="0" w:lastRow="0" w:firstColumn="1" w:lastColumn="0" w:oddVBand="0" w:evenVBand="0" w:oddHBand="0" w:evenHBand="0" w:firstRowFirstColumn="0" w:firstRowLastColumn="0" w:lastRowFirstColumn="0" w:lastRowLastColumn="0"/>
            <w:tcW w:w="1212" w:type="dxa"/>
          </w:tcPr>
          <w:p w14:paraId="0D969C07"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lastRenderedPageBreak/>
              <w:t>3</w:t>
            </w:r>
          </w:p>
        </w:tc>
        <w:tc>
          <w:tcPr>
            <w:cnfStyle w:val="000010000000" w:firstRow="0" w:lastRow="0" w:firstColumn="0" w:lastColumn="0" w:oddVBand="1" w:evenVBand="0" w:oddHBand="0" w:evenHBand="0" w:firstRowFirstColumn="0" w:firstRowLastColumn="0" w:lastRowFirstColumn="0" w:lastRowLastColumn="0"/>
            <w:tcW w:w="1205" w:type="dxa"/>
          </w:tcPr>
          <w:p w14:paraId="65EC67BF"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06" w:type="dxa"/>
          </w:tcPr>
          <w:p w14:paraId="3954F4D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52</w:t>
            </w:r>
          </w:p>
        </w:tc>
        <w:tc>
          <w:tcPr>
            <w:cnfStyle w:val="000010000000" w:firstRow="0" w:lastRow="0" w:firstColumn="0" w:lastColumn="0" w:oddVBand="1" w:evenVBand="0" w:oddHBand="0" w:evenHBand="0" w:firstRowFirstColumn="0" w:firstRowLastColumn="0" w:lastRowFirstColumn="0" w:lastRowLastColumn="0"/>
            <w:tcW w:w="1206" w:type="dxa"/>
          </w:tcPr>
          <w:p w14:paraId="0B427A09"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249</w:t>
            </w:r>
          </w:p>
        </w:tc>
        <w:tc>
          <w:tcPr>
            <w:cnfStyle w:val="000001000000" w:firstRow="0" w:lastRow="0" w:firstColumn="0" w:lastColumn="0" w:oddVBand="0" w:evenVBand="1" w:oddHBand="0" w:evenHBand="0" w:firstRowFirstColumn="0" w:firstRowLastColumn="0" w:lastRowFirstColumn="0" w:lastRowLastColumn="0"/>
            <w:tcW w:w="1206" w:type="dxa"/>
          </w:tcPr>
          <w:p w14:paraId="10506425"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10000000" w:firstRow="0" w:lastRow="0" w:firstColumn="0" w:lastColumn="0" w:oddVBand="1" w:evenVBand="0" w:oddHBand="0" w:evenHBand="0" w:firstRowFirstColumn="0" w:firstRowLastColumn="0" w:lastRowFirstColumn="0" w:lastRowLastColumn="0"/>
            <w:tcW w:w="1206" w:type="dxa"/>
          </w:tcPr>
          <w:p w14:paraId="771E8DBE"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06" w:type="dxa"/>
          </w:tcPr>
          <w:p w14:paraId="6A30BBF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11</w:t>
            </w:r>
          </w:p>
        </w:tc>
        <w:tc>
          <w:tcPr>
            <w:cnfStyle w:val="000100000000" w:firstRow="0" w:lastRow="0" w:firstColumn="0" w:lastColumn="1" w:oddVBand="0" w:evenVBand="0" w:oddHBand="0" w:evenHBand="0" w:firstRowFirstColumn="0" w:firstRowLastColumn="0" w:lastRowFirstColumn="0" w:lastRowLastColumn="0"/>
            <w:tcW w:w="1206" w:type="dxa"/>
          </w:tcPr>
          <w:p w14:paraId="6AA7DC01"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0</w:t>
            </w:r>
          </w:p>
        </w:tc>
      </w:tr>
      <w:tr w:rsidR="009729B8" w14:paraId="42A947EE" w14:textId="77777777" w:rsidTr="009729B8">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212" w:type="dxa"/>
          </w:tcPr>
          <w:p w14:paraId="2D332AFC"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155</w:t>
            </w:r>
          </w:p>
        </w:tc>
        <w:tc>
          <w:tcPr>
            <w:cnfStyle w:val="000010000000" w:firstRow="0" w:lastRow="0" w:firstColumn="0" w:lastColumn="0" w:oddVBand="1" w:evenVBand="0" w:oddHBand="0" w:evenHBand="0" w:firstRowFirstColumn="0" w:firstRowLastColumn="0" w:lastRowFirstColumn="0" w:lastRowLastColumn="0"/>
            <w:tcW w:w="1205" w:type="dxa"/>
          </w:tcPr>
          <w:p w14:paraId="1F04D439"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06" w:type="dxa"/>
          </w:tcPr>
          <w:p w14:paraId="174E5DE9"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173</w:t>
            </w:r>
          </w:p>
        </w:tc>
        <w:tc>
          <w:tcPr>
            <w:cnfStyle w:val="000010000000" w:firstRow="0" w:lastRow="0" w:firstColumn="0" w:lastColumn="0" w:oddVBand="1" w:evenVBand="0" w:oddHBand="0" w:evenHBand="0" w:firstRowFirstColumn="0" w:firstRowLastColumn="0" w:lastRowFirstColumn="0" w:lastRowLastColumn="0"/>
            <w:tcW w:w="1206" w:type="dxa"/>
          </w:tcPr>
          <w:p w14:paraId="347566E6"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06" w:type="dxa"/>
          </w:tcPr>
          <w:p w14:paraId="16F94253"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199</w:t>
            </w:r>
          </w:p>
        </w:tc>
        <w:tc>
          <w:tcPr>
            <w:cnfStyle w:val="000010000000" w:firstRow="0" w:lastRow="0" w:firstColumn="0" w:lastColumn="0" w:oddVBand="1" w:evenVBand="0" w:oddHBand="0" w:evenHBand="0" w:firstRowFirstColumn="0" w:firstRowLastColumn="0" w:lastRowFirstColumn="0" w:lastRowLastColumn="0"/>
            <w:tcW w:w="1206" w:type="dxa"/>
          </w:tcPr>
          <w:p w14:paraId="7372298A"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199</w:t>
            </w:r>
          </w:p>
        </w:tc>
        <w:tc>
          <w:tcPr>
            <w:cnfStyle w:val="000001000000" w:firstRow="0" w:lastRow="0" w:firstColumn="0" w:lastColumn="0" w:oddVBand="0" w:evenVBand="1" w:oddHBand="0" w:evenHBand="0" w:firstRowFirstColumn="0" w:firstRowLastColumn="0" w:lastRowFirstColumn="0" w:lastRowLastColumn="0"/>
            <w:tcW w:w="1206" w:type="dxa"/>
          </w:tcPr>
          <w:p w14:paraId="7DB08698"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149</w:t>
            </w:r>
          </w:p>
        </w:tc>
        <w:tc>
          <w:tcPr>
            <w:cnfStyle w:val="000100000000" w:firstRow="0" w:lastRow="0" w:firstColumn="0" w:lastColumn="1" w:oddVBand="0" w:evenVBand="0" w:oddHBand="0" w:evenHBand="0" w:firstRowFirstColumn="0" w:firstRowLastColumn="0" w:lastRowFirstColumn="0" w:lastRowLastColumn="0"/>
            <w:tcW w:w="1206" w:type="dxa"/>
          </w:tcPr>
          <w:p w14:paraId="782871F9"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0</w:t>
            </w:r>
          </w:p>
        </w:tc>
      </w:tr>
      <w:tr w:rsidR="009729B8" w14:paraId="7235EF1A" w14:textId="77777777" w:rsidTr="009729B8">
        <w:trPr>
          <w:trHeight w:val="621"/>
        </w:trPr>
        <w:tc>
          <w:tcPr>
            <w:cnfStyle w:val="001000000000" w:firstRow="0" w:lastRow="0" w:firstColumn="1" w:lastColumn="0" w:oddVBand="0" w:evenVBand="0" w:oddHBand="0" w:evenHBand="0" w:firstRowFirstColumn="0" w:firstRowLastColumn="0" w:lastRowFirstColumn="0" w:lastRowLastColumn="0"/>
            <w:tcW w:w="1212" w:type="dxa"/>
          </w:tcPr>
          <w:p w14:paraId="733953A5"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29</w:t>
            </w:r>
          </w:p>
        </w:tc>
        <w:tc>
          <w:tcPr>
            <w:cnfStyle w:val="000010000000" w:firstRow="0" w:lastRow="0" w:firstColumn="0" w:lastColumn="0" w:oddVBand="1" w:evenVBand="0" w:oddHBand="0" w:evenHBand="0" w:firstRowFirstColumn="0" w:firstRowLastColumn="0" w:lastRowFirstColumn="0" w:lastRowLastColumn="0"/>
            <w:tcW w:w="1205" w:type="dxa"/>
          </w:tcPr>
          <w:p w14:paraId="794AC724"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19</w:t>
            </w:r>
          </w:p>
        </w:tc>
        <w:tc>
          <w:tcPr>
            <w:cnfStyle w:val="000001000000" w:firstRow="0" w:lastRow="0" w:firstColumn="0" w:lastColumn="0" w:oddVBand="0" w:evenVBand="1" w:oddHBand="0" w:evenHBand="0" w:firstRowFirstColumn="0" w:firstRowLastColumn="0" w:lastRowFirstColumn="0" w:lastRowLastColumn="0"/>
            <w:tcW w:w="1206" w:type="dxa"/>
          </w:tcPr>
          <w:p w14:paraId="44C6A6FD"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59</w:t>
            </w:r>
          </w:p>
        </w:tc>
        <w:tc>
          <w:tcPr>
            <w:cnfStyle w:val="000010000000" w:firstRow="0" w:lastRow="0" w:firstColumn="0" w:lastColumn="0" w:oddVBand="1" w:evenVBand="0" w:oddHBand="0" w:evenHBand="0" w:firstRowFirstColumn="0" w:firstRowLastColumn="0" w:lastRowFirstColumn="0" w:lastRowLastColumn="0"/>
            <w:tcW w:w="1206" w:type="dxa"/>
          </w:tcPr>
          <w:p w14:paraId="14011BF1"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6</w:t>
            </w:r>
          </w:p>
        </w:tc>
        <w:tc>
          <w:tcPr>
            <w:cnfStyle w:val="000001000000" w:firstRow="0" w:lastRow="0" w:firstColumn="0" w:lastColumn="0" w:oddVBand="0" w:evenVBand="1" w:oddHBand="0" w:evenHBand="0" w:firstRowFirstColumn="0" w:firstRowLastColumn="0" w:lastRowFirstColumn="0" w:lastRowLastColumn="0"/>
            <w:tcW w:w="1206" w:type="dxa"/>
          </w:tcPr>
          <w:p w14:paraId="0999B2D6"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w:t>
            </w:r>
          </w:p>
        </w:tc>
        <w:tc>
          <w:tcPr>
            <w:cnfStyle w:val="000010000000" w:firstRow="0" w:lastRow="0" w:firstColumn="0" w:lastColumn="0" w:oddVBand="1" w:evenVBand="0" w:oddHBand="0" w:evenHBand="0" w:firstRowFirstColumn="0" w:firstRowLastColumn="0" w:lastRowFirstColumn="0" w:lastRowLastColumn="0"/>
            <w:tcW w:w="1206" w:type="dxa"/>
          </w:tcPr>
          <w:p w14:paraId="686E7DC0"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w:t>
            </w:r>
          </w:p>
        </w:tc>
        <w:tc>
          <w:tcPr>
            <w:cnfStyle w:val="000001000000" w:firstRow="0" w:lastRow="0" w:firstColumn="0" w:lastColumn="0" w:oddVBand="0" w:evenVBand="1" w:oddHBand="0" w:evenHBand="0" w:firstRowFirstColumn="0" w:firstRowLastColumn="0" w:lastRowFirstColumn="0" w:lastRowLastColumn="0"/>
            <w:tcW w:w="1206" w:type="dxa"/>
          </w:tcPr>
          <w:p w14:paraId="71DB2FE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1082</w:t>
            </w:r>
          </w:p>
        </w:tc>
        <w:tc>
          <w:tcPr>
            <w:cnfStyle w:val="000100000000" w:firstRow="0" w:lastRow="0" w:firstColumn="0" w:lastColumn="1" w:oddVBand="0" w:evenVBand="0" w:oddHBand="0" w:evenHBand="0" w:firstRowFirstColumn="0" w:firstRowLastColumn="0" w:lastRowFirstColumn="0" w:lastRowLastColumn="0"/>
            <w:tcW w:w="1206" w:type="dxa"/>
          </w:tcPr>
          <w:p w14:paraId="00CA76A3"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3</w:t>
            </w:r>
          </w:p>
        </w:tc>
      </w:tr>
      <w:tr w:rsidR="009729B8" w14:paraId="542E1644" w14:textId="77777777" w:rsidTr="009729B8">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212" w:type="dxa"/>
          </w:tcPr>
          <w:p w14:paraId="1A22B8E0"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w:t>
            </w:r>
          </w:p>
        </w:tc>
        <w:tc>
          <w:tcPr>
            <w:cnfStyle w:val="000010000000" w:firstRow="0" w:lastRow="0" w:firstColumn="0" w:lastColumn="0" w:oddVBand="1" w:evenVBand="0" w:oddHBand="0" w:evenHBand="0" w:firstRowFirstColumn="0" w:firstRowLastColumn="0" w:lastRowFirstColumn="0" w:lastRowLastColumn="0"/>
            <w:tcW w:w="1205" w:type="dxa"/>
          </w:tcPr>
          <w:p w14:paraId="411B3521"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17</w:t>
            </w:r>
          </w:p>
        </w:tc>
        <w:tc>
          <w:tcPr>
            <w:cnfStyle w:val="000001000000" w:firstRow="0" w:lastRow="0" w:firstColumn="0" w:lastColumn="0" w:oddVBand="0" w:evenVBand="1" w:oddHBand="0" w:evenHBand="0" w:firstRowFirstColumn="0" w:firstRowLastColumn="0" w:lastRowFirstColumn="0" w:lastRowLastColumn="0"/>
            <w:tcW w:w="1206" w:type="dxa"/>
          </w:tcPr>
          <w:p w14:paraId="4BD1FEF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13</w:t>
            </w:r>
          </w:p>
        </w:tc>
        <w:tc>
          <w:tcPr>
            <w:cnfStyle w:val="000010000000" w:firstRow="0" w:lastRow="0" w:firstColumn="0" w:lastColumn="0" w:oddVBand="1" w:evenVBand="0" w:oddHBand="0" w:evenHBand="0" w:firstRowFirstColumn="0" w:firstRowLastColumn="0" w:lastRowFirstColumn="0" w:lastRowLastColumn="0"/>
            <w:tcW w:w="1206" w:type="dxa"/>
          </w:tcPr>
          <w:p w14:paraId="522F2A9D"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06" w:type="dxa"/>
          </w:tcPr>
          <w:p w14:paraId="76829D8D"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10000000" w:firstRow="0" w:lastRow="0" w:firstColumn="0" w:lastColumn="0" w:oddVBand="1" w:evenVBand="0" w:oddHBand="0" w:evenHBand="0" w:firstRowFirstColumn="0" w:firstRowLastColumn="0" w:lastRowFirstColumn="0" w:lastRowLastColumn="0"/>
            <w:tcW w:w="1206" w:type="dxa"/>
          </w:tcPr>
          <w:p w14:paraId="0BE3263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06" w:type="dxa"/>
          </w:tcPr>
          <w:p w14:paraId="243E709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8</w:t>
            </w:r>
          </w:p>
        </w:tc>
        <w:tc>
          <w:tcPr>
            <w:cnfStyle w:val="000100000000" w:firstRow="0" w:lastRow="0" w:firstColumn="0" w:lastColumn="1" w:oddVBand="0" w:evenVBand="0" w:oddHBand="0" w:evenHBand="0" w:firstRowFirstColumn="0" w:firstRowLastColumn="0" w:lastRowFirstColumn="0" w:lastRowLastColumn="0"/>
            <w:tcW w:w="1206" w:type="dxa"/>
          </w:tcPr>
          <w:p w14:paraId="0A720B74"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119</w:t>
            </w:r>
          </w:p>
        </w:tc>
      </w:tr>
    </w:tbl>
    <w:p w14:paraId="0719003B" w14:textId="77777777" w:rsidR="009729B8" w:rsidRDefault="00296A1D" w:rsidP="00F87099">
      <w:pPr>
        <w:pStyle w:val="Heading2"/>
        <w:ind w:left="360"/>
        <w:jc w:val="both"/>
        <w:rPr>
          <w:rFonts w:ascii="Times New Roman" w:eastAsia="Times New Roman" w:hAnsi="Times New Roman" w:cs="Times New Roman"/>
        </w:rPr>
      </w:pPr>
      <w:bookmarkStart w:id="47" w:name="_Toc138250210"/>
      <w:r>
        <w:rPr>
          <w:rFonts w:ascii="Times New Roman" w:eastAsia="Times New Roman" w:hAnsi="Times New Roman" w:cs="Times New Roman"/>
        </w:rPr>
        <w:t>6.4.2.4 Random Forest:</w:t>
      </w:r>
      <w:bookmarkEnd w:id="47"/>
    </w:p>
    <w:p w14:paraId="652A7C85" w14:textId="77777777" w:rsidR="009729B8" w:rsidRDefault="009729B8" w:rsidP="00F87099">
      <w:pPr>
        <w:pBdr>
          <w:top w:val="nil"/>
          <w:left w:val="nil"/>
          <w:bottom w:val="nil"/>
          <w:right w:val="nil"/>
          <w:between w:val="nil"/>
        </w:pBdr>
        <w:spacing w:after="0" w:line="259" w:lineRule="auto"/>
        <w:ind w:left="720"/>
        <w:rPr>
          <w:color w:val="000000"/>
        </w:rPr>
      </w:pPr>
    </w:p>
    <w:p w14:paraId="29F7F726" w14:textId="77777777" w:rsidR="009729B8" w:rsidRDefault="00296A1D" w:rsidP="00F87099">
      <w:pPr>
        <w:pBdr>
          <w:top w:val="nil"/>
          <w:left w:val="nil"/>
          <w:bottom w:val="nil"/>
          <w:right w:val="nil"/>
          <w:between w:val="nil"/>
        </w:pBdr>
        <w:spacing w:after="0" w:line="259" w:lineRule="auto"/>
        <w:ind w:left="720"/>
        <w:rPr>
          <w:color w:val="000000"/>
        </w:rPr>
      </w:pPr>
      <w:r>
        <w:rPr>
          <w:color w:val="000000"/>
        </w:rPr>
        <w:t>Bootstrap Aggregating: Here randomly selecting any bootstrap sample from the size N:</w:t>
      </w:r>
    </w:p>
    <w:p w14:paraId="28D137CF" w14:textId="77777777" w:rsidR="009729B8" w:rsidRDefault="00296A1D" w:rsidP="00F87099">
      <w:pPr>
        <w:pBdr>
          <w:top w:val="nil"/>
          <w:left w:val="nil"/>
          <w:bottom w:val="nil"/>
          <w:right w:val="nil"/>
          <w:between w:val="nil"/>
        </w:pBdr>
        <w:spacing w:after="0" w:line="259" w:lineRule="auto"/>
        <w:ind w:left="720"/>
        <w:rPr>
          <w:color w:val="000000"/>
        </w:rPr>
      </w:pPr>
      <w:r>
        <w:rPr>
          <w:color w:val="000000"/>
        </w:rPr>
        <w:t xml:space="preserve"> </w:t>
      </w:r>
    </w:p>
    <w:p w14:paraId="7D56D337" w14:textId="77777777" w:rsidR="009729B8" w:rsidRDefault="00296A1D" w:rsidP="00F87099">
      <w:pPr>
        <w:rPr>
          <w:rFonts w:ascii="Cambria Math" w:eastAsia="Cambria Math" w:hAnsi="Cambria Math" w:cs="Cambria Math"/>
          <w:color w:val="000000"/>
        </w:rPr>
      </w:pPr>
      <m:oMathPara>
        <m:oMath>
          <m:r>
            <w:rPr>
              <w:rFonts w:ascii="Cambria Math" w:eastAsia="Cambria Math" w:hAnsi="Cambria Math" w:cs="Cambria Math"/>
              <w:color w:val="000000"/>
            </w:rPr>
            <m:t>D1 = {(x1, y1), (x2, y2), ..., (xN, yN)}</m:t>
          </m:r>
        </m:oMath>
      </m:oMathPara>
    </w:p>
    <w:p w14:paraId="06F1EF14" w14:textId="77777777" w:rsidR="009729B8" w:rsidRDefault="009729B8" w:rsidP="00F87099">
      <w:pPr>
        <w:pBdr>
          <w:top w:val="nil"/>
          <w:left w:val="nil"/>
          <w:bottom w:val="nil"/>
          <w:right w:val="nil"/>
          <w:between w:val="nil"/>
        </w:pBdr>
        <w:spacing w:after="0" w:line="259" w:lineRule="auto"/>
        <w:ind w:left="720"/>
        <w:rPr>
          <w:color w:val="000000"/>
        </w:rPr>
      </w:pPr>
    </w:p>
    <w:p w14:paraId="0A6D7CC1" w14:textId="77777777" w:rsidR="009729B8" w:rsidRDefault="00296A1D" w:rsidP="00F87099">
      <w:pPr>
        <w:pBdr>
          <w:top w:val="nil"/>
          <w:left w:val="nil"/>
          <w:bottom w:val="nil"/>
          <w:right w:val="nil"/>
          <w:between w:val="nil"/>
        </w:pBdr>
        <w:spacing w:after="0" w:line="259" w:lineRule="auto"/>
        <w:ind w:left="720"/>
        <w:rPr>
          <w:color w:val="000000"/>
        </w:rPr>
      </w:pPr>
      <w:r>
        <w:rPr>
          <w:color w:val="000000"/>
        </w:rPr>
        <w:t>A calculated subset for the model:</w:t>
      </w:r>
    </w:p>
    <w:p w14:paraId="2557AB37" w14:textId="77777777" w:rsidR="009729B8" w:rsidRDefault="009729B8" w:rsidP="00F87099">
      <w:pPr>
        <w:pBdr>
          <w:top w:val="nil"/>
          <w:left w:val="nil"/>
          <w:bottom w:val="nil"/>
          <w:right w:val="nil"/>
          <w:between w:val="nil"/>
        </w:pBdr>
        <w:spacing w:after="0" w:line="259" w:lineRule="auto"/>
        <w:ind w:left="720"/>
        <w:rPr>
          <w:color w:val="000000"/>
        </w:rPr>
      </w:pPr>
    </w:p>
    <w:p w14:paraId="2F50322D" w14:textId="77777777" w:rsidR="009729B8" w:rsidRDefault="00296A1D" w:rsidP="00F87099">
      <w:pPr>
        <w:rPr>
          <w:rFonts w:ascii="Cambria Math" w:eastAsia="Cambria Math" w:hAnsi="Cambria Math" w:cs="Cambria Math"/>
          <w:color w:val="000000"/>
        </w:rPr>
      </w:pPr>
      <m:oMathPara>
        <m:oMath>
          <m:r>
            <w:rPr>
              <w:rFonts w:ascii="Cambria Math" w:eastAsia="Cambria Math" w:hAnsi="Cambria Math" w:cs="Cambria Math"/>
              <w:color w:val="000000"/>
            </w:rPr>
            <m:t>M: F1 = {f1, f2, ..., fM}</m:t>
          </m:r>
        </m:oMath>
      </m:oMathPara>
    </w:p>
    <w:p w14:paraId="32A1AFFB" w14:textId="77777777" w:rsidR="009729B8" w:rsidRDefault="00296A1D" w:rsidP="00F87099">
      <w:pPr>
        <w:ind w:left="720"/>
      </w:pPr>
      <w:r>
        <w:t>Now the model will start the Decision Tree Training wit</w:t>
      </w:r>
      <w:r w:rsidR="00DB46CC">
        <w:t xml:space="preserve">h T1 on a bootstrap with sample </w:t>
      </w:r>
      <w:r>
        <w:t>D1 and using the feature as F1 so after that doing the Voting and Aggregation model will be repeating the steps 1-3 times for decision tree as:</w:t>
      </w:r>
    </w:p>
    <w:p w14:paraId="7FE8FC88" w14:textId="77777777" w:rsidR="009729B8" w:rsidRDefault="00296A1D" w:rsidP="00F87099">
      <w:pPr>
        <w:rPr>
          <w:rFonts w:ascii="Cambria Math" w:eastAsia="Cambria Math" w:hAnsi="Cambria Math" w:cs="Cambria Math"/>
          <w:color w:val="000000"/>
        </w:rPr>
      </w:pPr>
      <m:oMathPara>
        <m:oMath>
          <m:r>
            <w:rPr>
              <w:rFonts w:ascii="Cambria Math" w:eastAsia="Cambria Math" w:hAnsi="Cambria Math" w:cs="Cambria Math"/>
              <w:color w:val="000000"/>
            </w:rPr>
            <m:t>T1, T2, ..., TK</m:t>
          </m:r>
        </m:oMath>
      </m:oMathPara>
    </w:p>
    <w:p w14:paraId="282CF122" w14:textId="77777777" w:rsidR="009729B8" w:rsidRDefault="00296A1D" w:rsidP="00F87099">
      <w:pPr>
        <w:ind w:left="360" w:firstLine="360"/>
      </w:pPr>
      <w:r>
        <w:t>Hence from the following instances, it will make predictions using decision tree as:</w:t>
      </w:r>
    </w:p>
    <w:p w14:paraId="5F2B656A" w14:textId="77777777" w:rsidR="009729B8" w:rsidRDefault="00296A1D" w:rsidP="00F87099">
      <w:pPr>
        <w:rPr>
          <w:rFonts w:ascii="Cambria Math" w:eastAsia="Cambria Math" w:hAnsi="Cambria Math" w:cs="Cambria Math"/>
        </w:rPr>
      </w:pPr>
      <m:oMathPara>
        <m:oMath>
          <m:r>
            <w:rPr>
              <w:rFonts w:ascii="Cambria Math" w:eastAsia="Cambria Math" w:hAnsi="Cambria Math" w:cs="Cambria Math"/>
            </w:rPr>
            <m:t>y1 = T1(x), y2 = T2(x), ..., yK = TK(x)</m:t>
          </m:r>
        </m:oMath>
      </m:oMathPara>
    </w:p>
    <w:p w14:paraId="1EDE78F7" w14:textId="77777777" w:rsidR="009729B8" w:rsidRDefault="00296A1D" w:rsidP="00F87099">
      <w:r>
        <w:rPr>
          <w:noProof/>
        </w:rPr>
        <w:drawing>
          <wp:inline distT="0" distB="0" distL="0" distR="0" wp14:anchorId="7A998BF2" wp14:editId="6F9AC882">
            <wp:extent cx="5490210" cy="2981325"/>
            <wp:effectExtent l="0" t="0" r="0" b="0"/>
            <wp:docPr id="16" name="image10.png" descr="C:\Users\iamno\Downloads\Human Emotions (1).png"/>
            <wp:cNvGraphicFramePr/>
            <a:graphic xmlns:a="http://schemas.openxmlformats.org/drawingml/2006/main">
              <a:graphicData uri="http://schemas.openxmlformats.org/drawingml/2006/picture">
                <pic:pic xmlns:pic="http://schemas.openxmlformats.org/drawingml/2006/picture">
                  <pic:nvPicPr>
                    <pic:cNvPr id="0" name="image10.png" descr="C:\Users\iamno\Downloads\Human Emotions (1).png"/>
                    <pic:cNvPicPr preferRelativeResize="0"/>
                  </pic:nvPicPr>
                  <pic:blipFill>
                    <a:blip r:embed="rId23"/>
                    <a:srcRect/>
                    <a:stretch>
                      <a:fillRect/>
                    </a:stretch>
                  </pic:blipFill>
                  <pic:spPr>
                    <a:xfrm>
                      <a:off x="0" y="0"/>
                      <a:ext cx="5490210" cy="2981325"/>
                    </a:xfrm>
                    <a:prstGeom prst="rect">
                      <a:avLst/>
                    </a:prstGeom>
                    <a:ln/>
                  </pic:spPr>
                </pic:pic>
              </a:graphicData>
            </a:graphic>
          </wp:inline>
        </w:drawing>
      </w:r>
    </w:p>
    <w:p w14:paraId="7E83BCD8" w14:textId="38B294D8" w:rsidR="00471C31" w:rsidRDefault="00471C31" w:rsidP="00471C31">
      <w:pPr>
        <w:pStyle w:val="Caption"/>
        <w:jc w:val="center"/>
      </w:pPr>
      <w:bookmarkStart w:id="48" w:name="_Toc138249172"/>
      <w:r>
        <w:t xml:space="preserve">Figure </w:t>
      </w:r>
      <w:r w:rsidR="008710D2">
        <w:fldChar w:fldCharType="begin"/>
      </w:r>
      <w:r w:rsidR="008710D2">
        <w:instrText xml:space="preserve"> SEQ Figure \* ARABIC </w:instrText>
      </w:r>
      <w:r w:rsidR="008710D2">
        <w:fldChar w:fldCharType="separate"/>
      </w:r>
      <w:r>
        <w:rPr>
          <w:noProof/>
        </w:rPr>
        <w:t>6</w:t>
      </w:r>
      <w:r w:rsidR="008710D2">
        <w:rPr>
          <w:noProof/>
        </w:rPr>
        <w:fldChar w:fldCharType="end"/>
      </w:r>
      <w:r>
        <w:t xml:space="preserve"> Random Forest</w:t>
      </w:r>
      <w:bookmarkEnd w:id="48"/>
    </w:p>
    <w:p w14:paraId="603C39CE" w14:textId="77777777" w:rsidR="009729B8" w:rsidRDefault="00296A1D" w:rsidP="00F87099">
      <w:r>
        <w:rPr>
          <w:noProof/>
        </w:rPr>
        <w:lastRenderedPageBreak/>
        <w:drawing>
          <wp:inline distT="0" distB="0" distL="0" distR="0" wp14:anchorId="200B1E56" wp14:editId="65978D80">
            <wp:extent cx="5490210" cy="273367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490210" cy="2733675"/>
                    </a:xfrm>
                    <a:prstGeom prst="rect">
                      <a:avLst/>
                    </a:prstGeom>
                    <a:ln/>
                  </pic:spPr>
                </pic:pic>
              </a:graphicData>
            </a:graphic>
          </wp:inline>
        </w:drawing>
      </w:r>
    </w:p>
    <w:p w14:paraId="018275C5" w14:textId="77777777" w:rsidR="009729B8" w:rsidRDefault="00580581" w:rsidP="00303D07">
      <w:pPr>
        <w:pBdr>
          <w:top w:val="nil"/>
          <w:left w:val="nil"/>
          <w:bottom w:val="nil"/>
          <w:right w:val="nil"/>
          <w:between w:val="nil"/>
        </w:pBdr>
        <w:spacing w:after="200"/>
        <w:jc w:val="center"/>
        <w:rPr>
          <w:i/>
          <w:color w:val="44546A"/>
          <w:sz w:val="18"/>
          <w:szCs w:val="18"/>
        </w:rPr>
      </w:pPr>
      <w:r>
        <w:rPr>
          <w:i/>
          <w:color w:val="44546A"/>
          <w:sz w:val="18"/>
          <w:szCs w:val="18"/>
        </w:rPr>
        <w:t>Screenshot 10</w:t>
      </w:r>
      <w:r w:rsidR="00296A1D">
        <w:rPr>
          <w:i/>
          <w:color w:val="44546A"/>
          <w:sz w:val="18"/>
          <w:szCs w:val="18"/>
        </w:rPr>
        <w:t xml:space="preserve"> - Random Forest</w:t>
      </w:r>
    </w:p>
    <w:p w14:paraId="04ECC98E" w14:textId="77777777" w:rsidR="00580581" w:rsidRDefault="00580581" w:rsidP="00580581">
      <w:pPr>
        <w:pBdr>
          <w:top w:val="nil"/>
          <w:left w:val="nil"/>
          <w:bottom w:val="nil"/>
          <w:right w:val="nil"/>
          <w:between w:val="nil"/>
        </w:pBdr>
        <w:spacing w:after="200"/>
        <w:jc w:val="center"/>
        <w:rPr>
          <w:i/>
          <w:color w:val="44546A"/>
          <w:sz w:val="18"/>
          <w:szCs w:val="18"/>
        </w:rPr>
      </w:pPr>
      <w:r>
        <w:rPr>
          <w:i/>
          <w:color w:val="44546A"/>
          <w:sz w:val="18"/>
          <w:szCs w:val="18"/>
        </w:rPr>
        <w:t>Table 7 - Confusion Matrix RF</w:t>
      </w:r>
    </w:p>
    <w:tbl>
      <w:tblPr>
        <w:tblStyle w:val="a5"/>
        <w:tblW w:w="8818" w:type="dxa"/>
        <w:tblBorders>
          <w:top w:val="single" w:sz="24" w:space="0" w:color="4472C4"/>
          <w:left w:val="single" w:sz="24" w:space="0" w:color="4472C4"/>
          <w:bottom w:val="single" w:sz="24" w:space="0" w:color="4472C4"/>
          <w:right w:val="single" w:sz="24" w:space="0" w:color="4472C4"/>
          <w:insideH w:val="single" w:sz="4" w:space="0" w:color="000000"/>
          <w:insideV w:val="single" w:sz="4" w:space="0" w:color="000000"/>
        </w:tblBorders>
        <w:tblLayout w:type="fixed"/>
        <w:tblLook w:val="0180" w:firstRow="0" w:lastRow="0" w:firstColumn="1" w:lastColumn="1" w:noHBand="0" w:noVBand="0"/>
      </w:tblPr>
      <w:tblGrid>
        <w:gridCol w:w="1265"/>
        <w:gridCol w:w="1258"/>
        <w:gridCol w:w="1259"/>
        <w:gridCol w:w="1259"/>
        <w:gridCol w:w="1259"/>
        <w:gridCol w:w="1259"/>
        <w:gridCol w:w="1259"/>
      </w:tblGrid>
      <w:tr w:rsidR="009729B8" w14:paraId="35446338" w14:textId="77777777" w:rsidTr="009729B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265" w:type="dxa"/>
          </w:tcPr>
          <w:p w14:paraId="0AFD0EE7"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530</w:t>
            </w:r>
          </w:p>
        </w:tc>
        <w:tc>
          <w:tcPr>
            <w:cnfStyle w:val="000010000000" w:firstRow="0" w:lastRow="0" w:firstColumn="0" w:lastColumn="0" w:oddVBand="1" w:evenVBand="0" w:oddHBand="0" w:evenHBand="0" w:firstRowFirstColumn="0" w:firstRowLastColumn="0" w:lastRowFirstColumn="0" w:lastRowLastColumn="0"/>
            <w:tcW w:w="1258" w:type="dxa"/>
          </w:tcPr>
          <w:p w14:paraId="29316960"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27</w:t>
            </w:r>
          </w:p>
        </w:tc>
        <w:tc>
          <w:tcPr>
            <w:cnfStyle w:val="000001000000" w:firstRow="0" w:lastRow="0" w:firstColumn="0" w:lastColumn="0" w:oddVBand="0" w:evenVBand="1" w:oddHBand="0" w:evenHBand="0" w:firstRowFirstColumn="0" w:firstRowLastColumn="0" w:lastRowFirstColumn="0" w:lastRowLastColumn="0"/>
            <w:tcW w:w="1259" w:type="dxa"/>
          </w:tcPr>
          <w:p w14:paraId="67A45DF2"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51</w:t>
            </w:r>
          </w:p>
        </w:tc>
        <w:tc>
          <w:tcPr>
            <w:cnfStyle w:val="000010000000" w:firstRow="0" w:lastRow="0" w:firstColumn="0" w:lastColumn="0" w:oddVBand="1" w:evenVBand="0" w:oddHBand="0" w:evenHBand="0" w:firstRowFirstColumn="0" w:firstRowLastColumn="0" w:lastRowFirstColumn="0" w:lastRowLastColumn="0"/>
            <w:tcW w:w="1259" w:type="dxa"/>
          </w:tcPr>
          <w:p w14:paraId="27B509A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w:t>
            </w:r>
          </w:p>
        </w:tc>
        <w:tc>
          <w:tcPr>
            <w:cnfStyle w:val="000001000000" w:firstRow="0" w:lastRow="0" w:firstColumn="0" w:lastColumn="0" w:oddVBand="0" w:evenVBand="1" w:oddHBand="0" w:evenHBand="0" w:firstRowFirstColumn="0" w:firstRowLastColumn="0" w:lastRowFirstColumn="0" w:lastRowLastColumn="0"/>
            <w:tcW w:w="1259" w:type="dxa"/>
          </w:tcPr>
          <w:p w14:paraId="6740CF84"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19</w:t>
            </w:r>
          </w:p>
        </w:tc>
        <w:tc>
          <w:tcPr>
            <w:cnfStyle w:val="000010000000" w:firstRow="0" w:lastRow="0" w:firstColumn="0" w:lastColumn="0" w:oddVBand="1" w:evenVBand="0" w:oddHBand="0" w:evenHBand="0" w:firstRowFirstColumn="0" w:firstRowLastColumn="0" w:lastRowFirstColumn="0" w:lastRowLastColumn="0"/>
            <w:tcW w:w="1259" w:type="dxa"/>
          </w:tcPr>
          <w:p w14:paraId="3C65F875"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50</w:t>
            </w:r>
          </w:p>
        </w:tc>
        <w:tc>
          <w:tcPr>
            <w:cnfStyle w:val="000100000000" w:firstRow="0" w:lastRow="0" w:firstColumn="0" w:lastColumn="1" w:oddVBand="0" w:evenVBand="0" w:oddHBand="0" w:evenHBand="0" w:firstRowFirstColumn="0" w:firstRowLastColumn="0" w:lastRowFirstColumn="0" w:lastRowLastColumn="0"/>
            <w:tcW w:w="1259" w:type="dxa"/>
          </w:tcPr>
          <w:p w14:paraId="2EF983DC"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0</w:t>
            </w:r>
          </w:p>
        </w:tc>
      </w:tr>
      <w:tr w:rsidR="009729B8" w14:paraId="2465C206" w14:textId="77777777" w:rsidTr="009729B8">
        <w:trPr>
          <w:trHeight w:val="533"/>
        </w:trPr>
        <w:tc>
          <w:tcPr>
            <w:cnfStyle w:val="001000000000" w:firstRow="0" w:lastRow="0" w:firstColumn="1" w:lastColumn="0" w:oddVBand="0" w:evenVBand="0" w:oddHBand="0" w:evenHBand="0" w:firstRowFirstColumn="0" w:firstRowLastColumn="0" w:lastRowFirstColumn="0" w:lastRowLastColumn="0"/>
            <w:tcW w:w="1265" w:type="dxa"/>
          </w:tcPr>
          <w:p w14:paraId="1B9F1C16"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7</w:t>
            </w:r>
          </w:p>
        </w:tc>
        <w:tc>
          <w:tcPr>
            <w:cnfStyle w:val="000010000000" w:firstRow="0" w:lastRow="0" w:firstColumn="0" w:lastColumn="0" w:oddVBand="1" w:evenVBand="0" w:oddHBand="0" w:evenHBand="0" w:firstRowFirstColumn="0" w:firstRowLastColumn="0" w:lastRowFirstColumn="0" w:lastRowLastColumn="0"/>
            <w:tcW w:w="1258" w:type="dxa"/>
          </w:tcPr>
          <w:p w14:paraId="42052912"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410</w:t>
            </w:r>
          </w:p>
        </w:tc>
        <w:tc>
          <w:tcPr>
            <w:cnfStyle w:val="000001000000" w:firstRow="0" w:lastRow="0" w:firstColumn="0" w:lastColumn="0" w:oddVBand="0" w:evenVBand="1" w:oddHBand="0" w:evenHBand="0" w:firstRowFirstColumn="0" w:firstRowLastColumn="0" w:lastRowFirstColumn="0" w:lastRowLastColumn="0"/>
            <w:tcW w:w="1259" w:type="dxa"/>
          </w:tcPr>
          <w:p w14:paraId="5B05706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16</w:t>
            </w:r>
          </w:p>
        </w:tc>
        <w:tc>
          <w:tcPr>
            <w:cnfStyle w:val="000010000000" w:firstRow="0" w:lastRow="0" w:firstColumn="0" w:lastColumn="0" w:oddVBand="1" w:evenVBand="0" w:oddHBand="0" w:evenHBand="0" w:firstRowFirstColumn="0" w:firstRowLastColumn="0" w:lastRowFirstColumn="0" w:lastRowLastColumn="0"/>
            <w:tcW w:w="1259" w:type="dxa"/>
          </w:tcPr>
          <w:p w14:paraId="7AB6099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w:t>
            </w:r>
          </w:p>
        </w:tc>
        <w:tc>
          <w:tcPr>
            <w:cnfStyle w:val="000001000000" w:firstRow="0" w:lastRow="0" w:firstColumn="0" w:lastColumn="0" w:oddVBand="0" w:evenVBand="1" w:oddHBand="0" w:evenHBand="0" w:firstRowFirstColumn="0" w:firstRowLastColumn="0" w:lastRowFirstColumn="0" w:lastRowLastColumn="0"/>
            <w:tcW w:w="1259" w:type="dxa"/>
          </w:tcPr>
          <w:p w14:paraId="349ACE75"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10000000" w:firstRow="0" w:lastRow="0" w:firstColumn="0" w:lastColumn="0" w:oddVBand="1" w:evenVBand="0" w:oddHBand="0" w:evenHBand="0" w:firstRowFirstColumn="0" w:firstRowLastColumn="0" w:lastRowFirstColumn="0" w:lastRowLastColumn="0"/>
            <w:tcW w:w="1259" w:type="dxa"/>
          </w:tcPr>
          <w:p w14:paraId="31EF27D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25</w:t>
            </w:r>
          </w:p>
        </w:tc>
        <w:tc>
          <w:tcPr>
            <w:cnfStyle w:val="000100000000" w:firstRow="0" w:lastRow="0" w:firstColumn="0" w:lastColumn="1" w:oddVBand="0" w:evenVBand="0" w:oddHBand="0" w:evenHBand="0" w:firstRowFirstColumn="0" w:firstRowLastColumn="0" w:lastRowFirstColumn="0" w:lastRowLastColumn="0"/>
            <w:tcW w:w="1259" w:type="dxa"/>
          </w:tcPr>
          <w:p w14:paraId="3ED8F618"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24</w:t>
            </w:r>
          </w:p>
        </w:tc>
      </w:tr>
      <w:tr w:rsidR="009729B8" w14:paraId="5EC2B48F" w14:textId="77777777" w:rsidTr="009729B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265" w:type="dxa"/>
          </w:tcPr>
          <w:p w14:paraId="6ED128B5"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27</w:t>
            </w:r>
          </w:p>
        </w:tc>
        <w:tc>
          <w:tcPr>
            <w:cnfStyle w:val="000010000000" w:firstRow="0" w:lastRow="0" w:firstColumn="0" w:lastColumn="0" w:oddVBand="1" w:evenVBand="0" w:oddHBand="0" w:evenHBand="0" w:firstRowFirstColumn="0" w:firstRowLastColumn="0" w:lastRowFirstColumn="0" w:lastRowLastColumn="0"/>
            <w:tcW w:w="1258" w:type="dxa"/>
          </w:tcPr>
          <w:p w14:paraId="6913A15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15</w:t>
            </w:r>
          </w:p>
        </w:tc>
        <w:tc>
          <w:tcPr>
            <w:cnfStyle w:val="000001000000" w:firstRow="0" w:lastRow="0" w:firstColumn="0" w:lastColumn="0" w:oddVBand="0" w:evenVBand="1" w:oddHBand="0" w:evenHBand="0" w:firstRowFirstColumn="0" w:firstRowLastColumn="0" w:lastRowFirstColumn="0" w:lastRowLastColumn="0"/>
            <w:tcW w:w="1259" w:type="dxa"/>
          </w:tcPr>
          <w:p w14:paraId="31223F22"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1219</w:t>
            </w:r>
          </w:p>
        </w:tc>
        <w:tc>
          <w:tcPr>
            <w:cnfStyle w:val="000010000000" w:firstRow="0" w:lastRow="0" w:firstColumn="0" w:lastColumn="0" w:oddVBand="1" w:evenVBand="0" w:oddHBand="0" w:evenHBand="0" w:firstRowFirstColumn="0" w:firstRowLastColumn="0" w:lastRowFirstColumn="0" w:lastRowLastColumn="0"/>
            <w:tcW w:w="1259" w:type="dxa"/>
          </w:tcPr>
          <w:p w14:paraId="09DCC6B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79</w:t>
            </w:r>
          </w:p>
        </w:tc>
        <w:tc>
          <w:tcPr>
            <w:cnfStyle w:val="000001000000" w:firstRow="0" w:lastRow="0" w:firstColumn="0" w:lastColumn="0" w:oddVBand="0" w:evenVBand="1" w:oddHBand="0" w:evenHBand="0" w:firstRowFirstColumn="0" w:firstRowLastColumn="0" w:lastRowFirstColumn="0" w:lastRowLastColumn="0"/>
            <w:tcW w:w="1259" w:type="dxa"/>
          </w:tcPr>
          <w:p w14:paraId="75C0C36E"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w:t>
            </w:r>
          </w:p>
        </w:tc>
        <w:tc>
          <w:tcPr>
            <w:cnfStyle w:val="000010000000" w:firstRow="0" w:lastRow="0" w:firstColumn="0" w:lastColumn="0" w:oddVBand="1" w:evenVBand="0" w:oddHBand="0" w:evenHBand="0" w:firstRowFirstColumn="0" w:firstRowLastColumn="0" w:lastRowFirstColumn="0" w:lastRowLastColumn="0"/>
            <w:tcW w:w="1259" w:type="dxa"/>
          </w:tcPr>
          <w:p w14:paraId="7F164872"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51</w:t>
            </w:r>
          </w:p>
        </w:tc>
        <w:tc>
          <w:tcPr>
            <w:cnfStyle w:val="000100000000" w:firstRow="0" w:lastRow="0" w:firstColumn="0" w:lastColumn="1" w:oddVBand="0" w:evenVBand="0" w:oddHBand="0" w:evenHBand="0" w:firstRowFirstColumn="0" w:firstRowLastColumn="0" w:lastRowFirstColumn="0" w:lastRowLastColumn="0"/>
            <w:tcW w:w="1259" w:type="dxa"/>
          </w:tcPr>
          <w:p w14:paraId="14E6366D"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8</w:t>
            </w:r>
          </w:p>
        </w:tc>
      </w:tr>
      <w:tr w:rsidR="009729B8" w14:paraId="0444E424" w14:textId="77777777" w:rsidTr="009729B8">
        <w:trPr>
          <w:trHeight w:val="533"/>
        </w:trPr>
        <w:tc>
          <w:tcPr>
            <w:cnfStyle w:val="001000000000" w:firstRow="0" w:lastRow="0" w:firstColumn="1" w:lastColumn="0" w:oddVBand="0" w:evenVBand="0" w:oddHBand="0" w:evenHBand="0" w:firstRowFirstColumn="0" w:firstRowLastColumn="0" w:lastRowFirstColumn="0" w:lastRowLastColumn="0"/>
            <w:tcW w:w="1265" w:type="dxa"/>
          </w:tcPr>
          <w:p w14:paraId="6E95BE4B"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4</w:t>
            </w:r>
          </w:p>
        </w:tc>
        <w:tc>
          <w:tcPr>
            <w:cnfStyle w:val="000010000000" w:firstRow="0" w:lastRow="0" w:firstColumn="0" w:lastColumn="0" w:oddVBand="1" w:evenVBand="0" w:oddHBand="0" w:evenHBand="0" w:firstRowFirstColumn="0" w:firstRowLastColumn="0" w:lastRowFirstColumn="0" w:lastRowLastColumn="0"/>
            <w:tcW w:w="1258" w:type="dxa"/>
          </w:tcPr>
          <w:p w14:paraId="01B2361E"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w:t>
            </w:r>
          </w:p>
        </w:tc>
        <w:tc>
          <w:tcPr>
            <w:cnfStyle w:val="000001000000" w:firstRow="0" w:lastRow="0" w:firstColumn="0" w:lastColumn="0" w:oddVBand="0" w:evenVBand="1" w:oddHBand="0" w:evenHBand="0" w:firstRowFirstColumn="0" w:firstRowLastColumn="0" w:lastRowFirstColumn="0" w:lastRowLastColumn="0"/>
            <w:tcW w:w="1259" w:type="dxa"/>
          </w:tcPr>
          <w:p w14:paraId="2CD2BB8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49</w:t>
            </w:r>
          </w:p>
        </w:tc>
        <w:tc>
          <w:tcPr>
            <w:cnfStyle w:val="000010000000" w:firstRow="0" w:lastRow="0" w:firstColumn="0" w:lastColumn="0" w:oddVBand="1" w:evenVBand="0" w:oddHBand="0" w:evenHBand="0" w:firstRowFirstColumn="0" w:firstRowLastColumn="0" w:lastRowFirstColumn="0" w:lastRowLastColumn="0"/>
            <w:tcW w:w="1259" w:type="dxa"/>
          </w:tcPr>
          <w:p w14:paraId="2B71A881"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229</w:t>
            </w:r>
          </w:p>
        </w:tc>
        <w:tc>
          <w:tcPr>
            <w:cnfStyle w:val="000001000000" w:firstRow="0" w:lastRow="0" w:firstColumn="0" w:lastColumn="0" w:oddVBand="0" w:evenVBand="1" w:oddHBand="0" w:evenHBand="0" w:firstRowFirstColumn="0" w:firstRowLastColumn="0" w:lastRowFirstColumn="0" w:lastRowLastColumn="0"/>
            <w:tcW w:w="1259" w:type="dxa"/>
          </w:tcPr>
          <w:p w14:paraId="425A21A6"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10000000" w:firstRow="0" w:lastRow="0" w:firstColumn="0" w:lastColumn="0" w:oddVBand="1" w:evenVBand="0" w:oddHBand="0" w:evenHBand="0" w:firstRowFirstColumn="0" w:firstRowLastColumn="0" w:lastRowFirstColumn="0" w:lastRowLastColumn="0"/>
            <w:tcW w:w="1259" w:type="dxa"/>
          </w:tcPr>
          <w:p w14:paraId="16C9AD68"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12</w:t>
            </w:r>
          </w:p>
        </w:tc>
        <w:tc>
          <w:tcPr>
            <w:cnfStyle w:val="000100000000" w:firstRow="0" w:lastRow="0" w:firstColumn="0" w:lastColumn="1" w:oddVBand="0" w:evenVBand="0" w:oddHBand="0" w:evenHBand="0" w:firstRowFirstColumn="0" w:firstRowLastColumn="0" w:lastRowFirstColumn="0" w:lastRowLastColumn="0"/>
            <w:tcW w:w="1259" w:type="dxa"/>
          </w:tcPr>
          <w:p w14:paraId="520E28ED"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0</w:t>
            </w:r>
          </w:p>
        </w:tc>
      </w:tr>
      <w:tr w:rsidR="009729B8" w14:paraId="53A928FF" w14:textId="77777777" w:rsidTr="009729B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265" w:type="dxa"/>
          </w:tcPr>
          <w:p w14:paraId="61F0FCF6"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155</w:t>
            </w:r>
          </w:p>
        </w:tc>
        <w:tc>
          <w:tcPr>
            <w:cnfStyle w:val="000010000000" w:firstRow="0" w:lastRow="0" w:firstColumn="0" w:lastColumn="0" w:oddVBand="1" w:evenVBand="0" w:oddHBand="0" w:evenHBand="0" w:firstRowFirstColumn="0" w:firstRowLastColumn="0" w:lastRowFirstColumn="0" w:lastRowLastColumn="0"/>
            <w:tcW w:w="1258" w:type="dxa"/>
          </w:tcPr>
          <w:p w14:paraId="752558EF"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59" w:type="dxa"/>
          </w:tcPr>
          <w:p w14:paraId="34D1B46C"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173</w:t>
            </w:r>
          </w:p>
        </w:tc>
        <w:tc>
          <w:tcPr>
            <w:cnfStyle w:val="000010000000" w:firstRow="0" w:lastRow="0" w:firstColumn="0" w:lastColumn="0" w:oddVBand="1" w:evenVBand="0" w:oddHBand="0" w:evenHBand="0" w:firstRowFirstColumn="0" w:firstRowLastColumn="0" w:lastRowFirstColumn="0" w:lastRowLastColumn="0"/>
            <w:tcW w:w="1259" w:type="dxa"/>
          </w:tcPr>
          <w:p w14:paraId="6C0366C7"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59" w:type="dxa"/>
          </w:tcPr>
          <w:p w14:paraId="598ACE70"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199</w:t>
            </w:r>
          </w:p>
        </w:tc>
        <w:tc>
          <w:tcPr>
            <w:cnfStyle w:val="000010000000" w:firstRow="0" w:lastRow="0" w:firstColumn="0" w:lastColumn="0" w:oddVBand="1" w:evenVBand="0" w:oddHBand="0" w:evenHBand="0" w:firstRowFirstColumn="0" w:firstRowLastColumn="0" w:lastRowFirstColumn="0" w:lastRowLastColumn="0"/>
            <w:tcW w:w="1259" w:type="dxa"/>
          </w:tcPr>
          <w:p w14:paraId="3D1E7920"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1089</w:t>
            </w:r>
          </w:p>
        </w:tc>
        <w:tc>
          <w:tcPr>
            <w:cnfStyle w:val="000100000000" w:firstRow="0" w:lastRow="0" w:firstColumn="0" w:lastColumn="1" w:oddVBand="0" w:evenVBand="0" w:oddHBand="0" w:evenHBand="0" w:firstRowFirstColumn="0" w:firstRowLastColumn="0" w:lastRowFirstColumn="0" w:lastRowLastColumn="0"/>
            <w:tcW w:w="1259" w:type="dxa"/>
          </w:tcPr>
          <w:p w14:paraId="5519A3AE"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3</w:t>
            </w:r>
          </w:p>
        </w:tc>
      </w:tr>
      <w:tr w:rsidR="009729B8" w14:paraId="0F1F09BA" w14:textId="77777777" w:rsidTr="009729B8">
        <w:trPr>
          <w:trHeight w:val="533"/>
        </w:trPr>
        <w:tc>
          <w:tcPr>
            <w:cnfStyle w:val="001000000000" w:firstRow="0" w:lastRow="0" w:firstColumn="1" w:lastColumn="0" w:oddVBand="0" w:evenVBand="0" w:oddHBand="0" w:evenHBand="0" w:firstRowFirstColumn="0" w:firstRowLastColumn="0" w:lastRowFirstColumn="0" w:lastRowLastColumn="0"/>
            <w:tcW w:w="1265" w:type="dxa"/>
          </w:tcPr>
          <w:p w14:paraId="1B968FDD"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27</w:t>
            </w:r>
          </w:p>
        </w:tc>
        <w:tc>
          <w:tcPr>
            <w:cnfStyle w:val="000010000000" w:firstRow="0" w:lastRow="0" w:firstColumn="0" w:lastColumn="0" w:oddVBand="1" w:evenVBand="0" w:oddHBand="0" w:evenHBand="0" w:firstRowFirstColumn="0" w:firstRowLastColumn="0" w:lastRowFirstColumn="0" w:lastRowLastColumn="0"/>
            <w:tcW w:w="1258" w:type="dxa"/>
          </w:tcPr>
          <w:p w14:paraId="7A19C0DD"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14</w:t>
            </w:r>
          </w:p>
        </w:tc>
        <w:tc>
          <w:tcPr>
            <w:cnfStyle w:val="000001000000" w:firstRow="0" w:lastRow="0" w:firstColumn="0" w:lastColumn="0" w:oddVBand="0" w:evenVBand="1" w:oddHBand="0" w:evenHBand="0" w:firstRowFirstColumn="0" w:firstRowLastColumn="0" w:lastRowFirstColumn="0" w:lastRowLastColumn="0"/>
            <w:tcW w:w="1259" w:type="dxa"/>
          </w:tcPr>
          <w:p w14:paraId="4908C53D"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49</w:t>
            </w:r>
          </w:p>
        </w:tc>
        <w:tc>
          <w:tcPr>
            <w:cnfStyle w:val="000010000000" w:firstRow="0" w:lastRow="0" w:firstColumn="0" w:lastColumn="0" w:oddVBand="1" w:evenVBand="0" w:oddHBand="0" w:evenHBand="0" w:firstRowFirstColumn="0" w:firstRowLastColumn="0" w:lastRowFirstColumn="0" w:lastRowLastColumn="0"/>
            <w:tcW w:w="1259" w:type="dxa"/>
          </w:tcPr>
          <w:p w14:paraId="70837ED0"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3</w:t>
            </w:r>
          </w:p>
        </w:tc>
        <w:tc>
          <w:tcPr>
            <w:cnfStyle w:val="000001000000" w:firstRow="0" w:lastRow="0" w:firstColumn="0" w:lastColumn="0" w:oddVBand="0" w:evenVBand="1" w:oddHBand="0" w:evenHBand="0" w:firstRowFirstColumn="0" w:firstRowLastColumn="0" w:lastRowFirstColumn="0" w:lastRowLastColumn="0"/>
            <w:tcW w:w="1259" w:type="dxa"/>
          </w:tcPr>
          <w:p w14:paraId="7FA4E09A"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w:t>
            </w:r>
          </w:p>
        </w:tc>
        <w:tc>
          <w:tcPr>
            <w:cnfStyle w:val="000010000000" w:firstRow="0" w:lastRow="0" w:firstColumn="0" w:lastColumn="0" w:oddVBand="1" w:evenVBand="0" w:oddHBand="0" w:evenHBand="0" w:firstRowFirstColumn="0" w:firstRowLastColumn="0" w:lastRowFirstColumn="0" w:lastRowLastColumn="0"/>
            <w:tcW w:w="1259" w:type="dxa"/>
          </w:tcPr>
          <w:p w14:paraId="73497BA3"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1089</w:t>
            </w:r>
          </w:p>
        </w:tc>
        <w:tc>
          <w:tcPr>
            <w:cnfStyle w:val="000100000000" w:firstRow="0" w:lastRow="0" w:firstColumn="0" w:lastColumn="1" w:oddVBand="0" w:evenVBand="0" w:oddHBand="0" w:evenHBand="0" w:firstRowFirstColumn="0" w:firstRowLastColumn="0" w:lastRowFirstColumn="0" w:lastRowLastColumn="0"/>
            <w:tcW w:w="1259" w:type="dxa"/>
          </w:tcPr>
          <w:p w14:paraId="65191A9E"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3</w:t>
            </w:r>
          </w:p>
        </w:tc>
      </w:tr>
      <w:tr w:rsidR="009729B8" w14:paraId="0F27C784" w14:textId="77777777" w:rsidTr="009729B8">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265" w:type="dxa"/>
          </w:tcPr>
          <w:p w14:paraId="34C4CE62"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w:t>
            </w:r>
          </w:p>
        </w:tc>
        <w:tc>
          <w:tcPr>
            <w:cnfStyle w:val="000010000000" w:firstRow="0" w:lastRow="0" w:firstColumn="0" w:lastColumn="0" w:oddVBand="1" w:evenVBand="0" w:oddHBand="0" w:evenHBand="0" w:firstRowFirstColumn="0" w:firstRowLastColumn="0" w:lastRowFirstColumn="0" w:lastRowLastColumn="0"/>
            <w:tcW w:w="1258" w:type="dxa"/>
          </w:tcPr>
          <w:p w14:paraId="7D2E46B6"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13</w:t>
            </w:r>
          </w:p>
        </w:tc>
        <w:tc>
          <w:tcPr>
            <w:cnfStyle w:val="000001000000" w:firstRow="0" w:lastRow="0" w:firstColumn="0" w:lastColumn="0" w:oddVBand="0" w:evenVBand="1" w:oddHBand="0" w:evenHBand="0" w:firstRowFirstColumn="0" w:firstRowLastColumn="0" w:lastRowFirstColumn="0" w:lastRowLastColumn="0"/>
            <w:tcW w:w="1259" w:type="dxa"/>
          </w:tcPr>
          <w:p w14:paraId="735BAE66"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w:t>
            </w:r>
          </w:p>
        </w:tc>
        <w:tc>
          <w:tcPr>
            <w:cnfStyle w:val="000010000000" w:firstRow="0" w:lastRow="0" w:firstColumn="0" w:lastColumn="0" w:oddVBand="1" w:evenVBand="0" w:oddHBand="0" w:evenHBand="0" w:firstRowFirstColumn="0" w:firstRowLastColumn="0" w:lastRowFirstColumn="0" w:lastRowLastColumn="0"/>
            <w:tcW w:w="1259" w:type="dxa"/>
          </w:tcPr>
          <w:p w14:paraId="1F3E69AE"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01000000" w:firstRow="0" w:lastRow="0" w:firstColumn="0" w:lastColumn="0" w:oddVBand="0" w:evenVBand="1" w:oddHBand="0" w:evenHBand="0" w:firstRowFirstColumn="0" w:firstRowLastColumn="0" w:lastRowFirstColumn="0" w:lastRowLastColumn="0"/>
            <w:tcW w:w="1259" w:type="dxa"/>
          </w:tcPr>
          <w:p w14:paraId="3868FDF8"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0</w:t>
            </w:r>
          </w:p>
        </w:tc>
        <w:tc>
          <w:tcPr>
            <w:cnfStyle w:val="000010000000" w:firstRow="0" w:lastRow="0" w:firstColumn="0" w:lastColumn="0" w:oddVBand="1" w:evenVBand="0" w:oddHBand="0" w:evenHBand="0" w:firstRowFirstColumn="0" w:firstRowLastColumn="0" w:lastRowFirstColumn="0" w:lastRowLastColumn="0"/>
            <w:tcW w:w="1259" w:type="dxa"/>
          </w:tcPr>
          <w:p w14:paraId="2EE3F10E" w14:textId="77777777" w:rsidR="009729B8" w:rsidRDefault="00296A1D" w:rsidP="00F87099">
            <w:pPr>
              <w:pBdr>
                <w:top w:val="nil"/>
                <w:left w:val="nil"/>
                <w:bottom w:val="nil"/>
                <w:right w:val="nil"/>
                <w:between w:val="nil"/>
              </w:pBdr>
              <w:spacing w:after="160" w:line="259" w:lineRule="auto"/>
              <w:rPr>
                <w:color w:val="000000"/>
                <w:sz w:val="22"/>
                <w:szCs w:val="22"/>
              </w:rPr>
            </w:pPr>
            <w:r>
              <w:rPr>
                <w:color w:val="000000"/>
                <w:sz w:val="22"/>
                <w:szCs w:val="22"/>
              </w:rPr>
              <w:t>5</w:t>
            </w:r>
          </w:p>
        </w:tc>
        <w:tc>
          <w:tcPr>
            <w:cnfStyle w:val="000100000000" w:firstRow="0" w:lastRow="0" w:firstColumn="0" w:lastColumn="1" w:oddVBand="0" w:evenVBand="0" w:oddHBand="0" w:evenHBand="0" w:firstRowFirstColumn="0" w:firstRowLastColumn="0" w:lastRowFirstColumn="0" w:lastRowLastColumn="0"/>
            <w:tcW w:w="1259" w:type="dxa"/>
          </w:tcPr>
          <w:p w14:paraId="79A37761" w14:textId="77777777" w:rsidR="009729B8" w:rsidRDefault="00296A1D" w:rsidP="00F87099">
            <w:pPr>
              <w:pBdr>
                <w:top w:val="nil"/>
                <w:left w:val="nil"/>
                <w:bottom w:val="nil"/>
                <w:right w:val="nil"/>
                <w:between w:val="nil"/>
              </w:pBdr>
              <w:spacing w:after="160" w:line="259" w:lineRule="auto"/>
              <w:rPr>
                <w:color w:val="000000"/>
                <w:sz w:val="22"/>
                <w:szCs w:val="22"/>
              </w:rPr>
            </w:pPr>
            <w:r>
              <w:rPr>
                <w:b w:val="0"/>
                <w:color w:val="000000"/>
                <w:sz w:val="22"/>
                <w:szCs w:val="22"/>
              </w:rPr>
              <w:t>120</w:t>
            </w:r>
          </w:p>
        </w:tc>
      </w:tr>
    </w:tbl>
    <w:p w14:paraId="041DCF6D" w14:textId="77777777" w:rsidR="009729B8" w:rsidRDefault="00296A1D" w:rsidP="00F87099">
      <w:pPr>
        <w:pStyle w:val="Heading2"/>
        <w:ind w:left="360"/>
        <w:jc w:val="both"/>
        <w:rPr>
          <w:rFonts w:ascii="Times New Roman" w:eastAsia="Times New Roman" w:hAnsi="Times New Roman" w:cs="Times New Roman"/>
        </w:rPr>
      </w:pPr>
      <w:bookmarkStart w:id="49" w:name="_Toc138250211"/>
      <w:r>
        <w:rPr>
          <w:rFonts w:ascii="Times New Roman" w:eastAsia="Times New Roman" w:hAnsi="Times New Roman" w:cs="Times New Roman"/>
        </w:rPr>
        <w:t>6.4.3 Results:</w:t>
      </w:r>
      <w:bookmarkEnd w:id="49"/>
    </w:p>
    <w:p w14:paraId="06AB2C1E" w14:textId="77777777" w:rsidR="009729B8" w:rsidRDefault="00296A1D" w:rsidP="00F87099">
      <w:pPr>
        <w:ind w:left="360"/>
      </w:pPr>
      <w:r>
        <w:t xml:space="preserve">The results obtained from the implementation of code defines the effectiveness of speech recognition of converting from audio to text and then the accuracy for the emotion recognition system is classifying the emotions. The results provide a very fine and well accurate system to detect the human emotion. The obtained results through this project align with the expectations and hypothesis set. </w:t>
      </w:r>
    </w:p>
    <w:p w14:paraId="6FC8321E" w14:textId="77777777" w:rsidR="009729B8" w:rsidRDefault="00296A1D" w:rsidP="00F87099">
      <w:pPr>
        <w:pStyle w:val="Heading2"/>
        <w:numPr>
          <w:ilvl w:val="2"/>
          <w:numId w:val="23"/>
        </w:numPr>
        <w:jc w:val="both"/>
        <w:rPr>
          <w:rFonts w:ascii="Times New Roman" w:eastAsia="Times New Roman" w:hAnsi="Times New Roman" w:cs="Times New Roman"/>
        </w:rPr>
      </w:pPr>
      <w:bookmarkStart w:id="50" w:name="_Toc138250212"/>
      <w:r>
        <w:rPr>
          <w:rFonts w:ascii="Times New Roman" w:eastAsia="Times New Roman" w:hAnsi="Times New Roman" w:cs="Times New Roman"/>
        </w:rPr>
        <w:t>Evaluation:</w:t>
      </w:r>
      <w:bookmarkEnd w:id="50"/>
    </w:p>
    <w:p w14:paraId="6E37A414" w14:textId="77777777" w:rsidR="009729B8" w:rsidRDefault="00296A1D" w:rsidP="00F87099">
      <w:pPr>
        <w:ind w:left="360"/>
      </w:pPr>
      <w:r>
        <w:t>The implementation successfully explored the relationship between the speech patterns and emotional states of humans as emotions are really complex but everything working properly from start to end makes it easier to detect.</w:t>
      </w:r>
    </w:p>
    <w:p w14:paraId="679E84C8" w14:textId="77777777" w:rsidR="009729B8" w:rsidRDefault="00296A1D" w:rsidP="00F87099">
      <w:pPr>
        <w:pStyle w:val="Heading2"/>
        <w:ind w:left="360"/>
        <w:jc w:val="both"/>
        <w:rPr>
          <w:rFonts w:ascii="Times New Roman" w:eastAsia="Times New Roman" w:hAnsi="Times New Roman" w:cs="Times New Roman"/>
        </w:rPr>
      </w:pPr>
      <w:bookmarkStart w:id="51" w:name="_Toc138250213"/>
      <w:r>
        <w:rPr>
          <w:rFonts w:ascii="Times New Roman" w:eastAsia="Times New Roman" w:hAnsi="Times New Roman" w:cs="Times New Roman"/>
        </w:rPr>
        <w:lastRenderedPageBreak/>
        <w:t>6.4.5 Comparative Analysis:</w:t>
      </w:r>
      <w:bookmarkEnd w:id="51"/>
    </w:p>
    <w:p w14:paraId="4758CDB0" w14:textId="77777777" w:rsidR="009729B8" w:rsidRDefault="00296A1D" w:rsidP="00F87099">
      <w:pPr>
        <w:ind w:left="360"/>
      </w:pPr>
      <w:r>
        <w:t>The results of this system is consistent and well accurate from the previous research. Other research that has been made through and creating systems like these faced many challenges in detecting and distinguishing the emotion of humans and to which our model worked properly. The findings validation of our model gives us the effectiveness of speech-based approaches.</w:t>
      </w:r>
    </w:p>
    <w:p w14:paraId="34D7BB65" w14:textId="77777777" w:rsidR="009729B8" w:rsidRDefault="00296A1D" w:rsidP="00F87099">
      <w:pPr>
        <w:pStyle w:val="Heading2"/>
        <w:numPr>
          <w:ilvl w:val="3"/>
          <w:numId w:val="26"/>
        </w:numPr>
        <w:jc w:val="both"/>
        <w:rPr>
          <w:rFonts w:ascii="Times New Roman" w:eastAsia="Times New Roman" w:hAnsi="Times New Roman" w:cs="Times New Roman"/>
        </w:rPr>
      </w:pPr>
      <w:bookmarkStart w:id="52" w:name="_Toc138250214"/>
      <w:r>
        <w:rPr>
          <w:rFonts w:ascii="Times New Roman" w:eastAsia="Times New Roman" w:hAnsi="Times New Roman" w:cs="Times New Roman"/>
        </w:rPr>
        <w:t>Different Researches and their proposed models with methodology and results:</w:t>
      </w:r>
      <w:bookmarkEnd w:id="52"/>
    </w:p>
    <w:p w14:paraId="533CDF17" w14:textId="28670416" w:rsidR="00580581" w:rsidRPr="00580581" w:rsidRDefault="00471C31" w:rsidP="00471C31">
      <w:pPr>
        <w:pStyle w:val="Caption"/>
        <w:keepNext/>
        <w:jc w:val="center"/>
      </w:pPr>
      <w:r>
        <w:t xml:space="preserve">Table </w:t>
      </w:r>
      <w:r w:rsidR="008710D2">
        <w:fldChar w:fldCharType="begin"/>
      </w:r>
      <w:r w:rsidR="008710D2">
        <w:instrText xml:space="preserve"> SEQ Table \* ARABIC </w:instrText>
      </w:r>
      <w:r w:rsidR="008710D2">
        <w:fldChar w:fldCharType="separate"/>
      </w:r>
      <w:r>
        <w:rPr>
          <w:noProof/>
        </w:rPr>
        <w:t>7</w:t>
      </w:r>
      <w:r w:rsidR="008710D2">
        <w:rPr>
          <w:noProof/>
        </w:rPr>
        <w:fldChar w:fldCharType="end"/>
      </w:r>
      <w:r>
        <w:t xml:space="preserve"> </w:t>
      </w:r>
      <w:r w:rsidRPr="00F034CA">
        <w:t>Comparative Analysis Research Papers</w:t>
      </w:r>
    </w:p>
    <w:tbl>
      <w:tblPr>
        <w:tblStyle w:val="a6"/>
        <w:tblW w:w="8636" w:type="dxa"/>
        <w:tblBorders>
          <w:top w:val="single" w:sz="24" w:space="0" w:color="4472C4"/>
          <w:left w:val="single" w:sz="24" w:space="0" w:color="4472C4"/>
          <w:bottom w:val="single" w:sz="24" w:space="0" w:color="4472C4"/>
          <w:right w:val="single" w:sz="24" w:space="0" w:color="4472C4"/>
          <w:insideH w:val="single" w:sz="4" w:space="0" w:color="000000"/>
          <w:insideV w:val="single" w:sz="4" w:space="0" w:color="000000"/>
        </w:tblBorders>
        <w:tblLayout w:type="fixed"/>
        <w:tblLook w:val="0400" w:firstRow="0" w:lastRow="0" w:firstColumn="0" w:lastColumn="0" w:noHBand="0" w:noVBand="1"/>
      </w:tblPr>
      <w:tblGrid>
        <w:gridCol w:w="4322"/>
        <w:gridCol w:w="1942"/>
        <w:gridCol w:w="1392"/>
        <w:gridCol w:w="980"/>
      </w:tblGrid>
      <w:tr w:rsidR="009729B8" w14:paraId="55DA7F84" w14:textId="77777777">
        <w:trPr>
          <w:trHeight w:val="240"/>
        </w:trPr>
        <w:tc>
          <w:tcPr>
            <w:tcW w:w="4322" w:type="dxa"/>
          </w:tcPr>
          <w:p w14:paraId="6147678B" w14:textId="77777777" w:rsidR="009729B8" w:rsidRDefault="009729B8" w:rsidP="00F87099">
            <w:pPr>
              <w:rPr>
                <w:color w:val="000000"/>
              </w:rPr>
            </w:pPr>
          </w:p>
        </w:tc>
        <w:tc>
          <w:tcPr>
            <w:tcW w:w="1942" w:type="dxa"/>
          </w:tcPr>
          <w:p w14:paraId="0B5C38CF" w14:textId="77777777" w:rsidR="009729B8" w:rsidRDefault="009729B8" w:rsidP="00F87099">
            <w:pPr>
              <w:rPr>
                <w:color w:val="000000"/>
              </w:rPr>
            </w:pPr>
          </w:p>
        </w:tc>
        <w:tc>
          <w:tcPr>
            <w:tcW w:w="1392" w:type="dxa"/>
          </w:tcPr>
          <w:p w14:paraId="6BFC1398" w14:textId="77777777" w:rsidR="009729B8" w:rsidRDefault="009729B8" w:rsidP="00F87099">
            <w:pPr>
              <w:rPr>
                <w:color w:val="000000"/>
              </w:rPr>
            </w:pPr>
          </w:p>
        </w:tc>
        <w:tc>
          <w:tcPr>
            <w:tcW w:w="980" w:type="dxa"/>
          </w:tcPr>
          <w:p w14:paraId="4088A97A" w14:textId="77777777" w:rsidR="009729B8" w:rsidRDefault="009729B8" w:rsidP="00F87099">
            <w:pPr>
              <w:rPr>
                <w:color w:val="000000"/>
              </w:rPr>
            </w:pPr>
          </w:p>
        </w:tc>
      </w:tr>
      <w:tr w:rsidR="009729B8" w14:paraId="420C8981" w14:textId="77777777">
        <w:trPr>
          <w:trHeight w:val="645"/>
        </w:trPr>
        <w:tc>
          <w:tcPr>
            <w:tcW w:w="4322" w:type="dxa"/>
          </w:tcPr>
          <w:p w14:paraId="3A5ACEC2" w14:textId="77777777" w:rsidR="009729B8" w:rsidRDefault="00296A1D" w:rsidP="00F87099">
            <w:pPr>
              <w:rPr>
                <w:b/>
                <w:color w:val="000000"/>
              </w:rPr>
            </w:pPr>
            <w:r>
              <w:rPr>
                <w:b/>
                <w:color w:val="000000"/>
              </w:rPr>
              <w:t>Problem</w:t>
            </w:r>
          </w:p>
        </w:tc>
        <w:tc>
          <w:tcPr>
            <w:tcW w:w="1942" w:type="dxa"/>
          </w:tcPr>
          <w:p w14:paraId="48BAC038" w14:textId="77777777" w:rsidR="009729B8" w:rsidRDefault="00296A1D" w:rsidP="00F87099">
            <w:pPr>
              <w:rPr>
                <w:b/>
                <w:color w:val="000000"/>
              </w:rPr>
            </w:pPr>
            <w:r>
              <w:rPr>
                <w:b/>
                <w:color w:val="000000"/>
              </w:rPr>
              <w:t>Methodology</w:t>
            </w:r>
          </w:p>
        </w:tc>
        <w:tc>
          <w:tcPr>
            <w:tcW w:w="1392" w:type="dxa"/>
          </w:tcPr>
          <w:p w14:paraId="3F6CF2B8" w14:textId="77777777" w:rsidR="009729B8" w:rsidRDefault="00296A1D" w:rsidP="00F87099">
            <w:pPr>
              <w:rPr>
                <w:b/>
                <w:color w:val="000000"/>
              </w:rPr>
            </w:pPr>
            <w:r>
              <w:rPr>
                <w:b/>
                <w:color w:val="000000"/>
              </w:rPr>
              <w:t>Model</w:t>
            </w:r>
          </w:p>
        </w:tc>
        <w:tc>
          <w:tcPr>
            <w:tcW w:w="980" w:type="dxa"/>
          </w:tcPr>
          <w:p w14:paraId="51A85688" w14:textId="77777777" w:rsidR="009729B8" w:rsidRDefault="00296A1D" w:rsidP="00F87099">
            <w:pPr>
              <w:rPr>
                <w:b/>
                <w:color w:val="000000"/>
              </w:rPr>
            </w:pPr>
            <w:r>
              <w:rPr>
                <w:b/>
                <w:color w:val="000000"/>
              </w:rPr>
              <w:t>Results</w:t>
            </w:r>
          </w:p>
        </w:tc>
      </w:tr>
      <w:tr w:rsidR="009729B8" w14:paraId="4F0002CF" w14:textId="77777777">
        <w:trPr>
          <w:trHeight w:val="645"/>
        </w:trPr>
        <w:tc>
          <w:tcPr>
            <w:tcW w:w="4322" w:type="dxa"/>
          </w:tcPr>
          <w:p w14:paraId="7603FB7E" w14:textId="77777777" w:rsidR="009729B8" w:rsidRDefault="00296A1D" w:rsidP="00F87099">
            <w:pPr>
              <w:rPr>
                <w:color w:val="000000"/>
              </w:rPr>
            </w:pPr>
            <w:r>
              <w:rPr>
                <w:color w:val="000000"/>
              </w:rPr>
              <w:t>Emotion detection from text and speech</w:t>
            </w:r>
          </w:p>
        </w:tc>
        <w:tc>
          <w:tcPr>
            <w:tcW w:w="1942" w:type="dxa"/>
          </w:tcPr>
          <w:p w14:paraId="11D4049E" w14:textId="77777777" w:rsidR="009729B8" w:rsidRDefault="00296A1D" w:rsidP="00F87099">
            <w:pPr>
              <w:rPr>
                <w:color w:val="000000"/>
              </w:rPr>
            </w:pPr>
            <w:r>
              <w:rPr>
                <w:color w:val="000000"/>
              </w:rPr>
              <w:t>GMMs, SVM, HMM, Neural Network</w:t>
            </w:r>
          </w:p>
        </w:tc>
        <w:tc>
          <w:tcPr>
            <w:tcW w:w="1392" w:type="dxa"/>
          </w:tcPr>
          <w:p w14:paraId="0DC1CDFC" w14:textId="77777777" w:rsidR="009729B8" w:rsidRDefault="00296A1D" w:rsidP="00F87099">
            <w:pPr>
              <w:rPr>
                <w:color w:val="000000"/>
              </w:rPr>
            </w:pPr>
            <w:r>
              <w:rPr>
                <w:color w:val="000000"/>
              </w:rPr>
              <w:t>CNN joint learning</w:t>
            </w:r>
          </w:p>
        </w:tc>
        <w:tc>
          <w:tcPr>
            <w:tcW w:w="980" w:type="dxa"/>
          </w:tcPr>
          <w:p w14:paraId="5F07F2F1" w14:textId="77777777" w:rsidR="009729B8" w:rsidRDefault="00296A1D" w:rsidP="00F87099">
            <w:pPr>
              <w:rPr>
                <w:color w:val="000000"/>
              </w:rPr>
            </w:pPr>
            <w:r>
              <w:rPr>
                <w:color w:val="000000"/>
              </w:rPr>
              <w:t>85% Accuracy</w:t>
            </w:r>
          </w:p>
        </w:tc>
      </w:tr>
      <w:tr w:rsidR="009729B8" w14:paraId="21E5B5DC" w14:textId="77777777">
        <w:trPr>
          <w:trHeight w:val="525"/>
        </w:trPr>
        <w:tc>
          <w:tcPr>
            <w:tcW w:w="4322" w:type="dxa"/>
          </w:tcPr>
          <w:p w14:paraId="4E789152" w14:textId="77777777" w:rsidR="009729B8" w:rsidRDefault="00296A1D" w:rsidP="00F87099">
            <w:pPr>
              <w:rPr>
                <w:color w:val="000000"/>
              </w:rPr>
            </w:pPr>
            <w:r>
              <w:rPr>
                <w:color w:val="000000"/>
              </w:rPr>
              <w:t>Speech Emotion Recognition Using Deep</w:t>
            </w:r>
            <w:r>
              <w:rPr>
                <w:color w:val="000000"/>
              </w:rPr>
              <w:br/>
              <w:t>Learning Techniques</w:t>
            </w:r>
          </w:p>
        </w:tc>
        <w:tc>
          <w:tcPr>
            <w:tcW w:w="1942" w:type="dxa"/>
          </w:tcPr>
          <w:p w14:paraId="026BD3A1" w14:textId="77777777" w:rsidR="009729B8" w:rsidRDefault="00296A1D" w:rsidP="00F87099">
            <w:pPr>
              <w:rPr>
                <w:color w:val="000000"/>
              </w:rPr>
            </w:pPr>
            <w:r>
              <w:rPr>
                <w:color w:val="000000"/>
              </w:rPr>
              <w:t>DL and SER</w:t>
            </w:r>
          </w:p>
        </w:tc>
        <w:tc>
          <w:tcPr>
            <w:tcW w:w="1392" w:type="dxa"/>
          </w:tcPr>
          <w:p w14:paraId="7DA27CFC" w14:textId="77777777" w:rsidR="009729B8" w:rsidRDefault="00296A1D" w:rsidP="00F87099">
            <w:pPr>
              <w:rPr>
                <w:color w:val="000000"/>
              </w:rPr>
            </w:pPr>
            <w:r>
              <w:rPr>
                <w:color w:val="000000"/>
              </w:rPr>
              <w:t>RNN</w:t>
            </w:r>
          </w:p>
        </w:tc>
        <w:tc>
          <w:tcPr>
            <w:tcW w:w="980" w:type="dxa"/>
          </w:tcPr>
          <w:p w14:paraId="5DA1C3E9" w14:textId="77777777" w:rsidR="009729B8" w:rsidRDefault="00296A1D" w:rsidP="00F87099">
            <w:pPr>
              <w:rPr>
                <w:color w:val="000000"/>
              </w:rPr>
            </w:pPr>
            <w:r>
              <w:rPr>
                <w:color w:val="000000"/>
              </w:rPr>
              <w:t>61 % Accuracy</w:t>
            </w:r>
          </w:p>
        </w:tc>
      </w:tr>
      <w:tr w:rsidR="009729B8" w14:paraId="13FFF5DF" w14:textId="77777777">
        <w:trPr>
          <w:trHeight w:val="525"/>
        </w:trPr>
        <w:tc>
          <w:tcPr>
            <w:tcW w:w="4322" w:type="dxa"/>
          </w:tcPr>
          <w:p w14:paraId="047E8833" w14:textId="77777777" w:rsidR="009729B8" w:rsidRDefault="00296A1D" w:rsidP="00F87099">
            <w:pPr>
              <w:rPr>
                <w:color w:val="000000"/>
              </w:rPr>
            </w:pPr>
            <w:r>
              <w:rPr>
                <w:color w:val="000000"/>
              </w:rPr>
              <w:t>state-of-the-art approaches for emotion</w:t>
            </w:r>
            <w:r>
              <w:rPr>
                <w:color w:val="000000"/>
              </w:rPr>
              <w:br/>
              <w:t>recognition in text</w:t>
            </w:r>
          </w:p>
        </w:tc>
        <w:tc>
          <w:tcPr>
            <w:tcW w:w="1942" w:type="dxa"/>
          </w:tcPr>
          <w:p w14:paraId="053BC6C0" w14:textId="77777777" w:rsidR="009729B8" w:rsidRDefault="00296A1D" w:rsidP="00F87099">
            <w:pPr>
              <w:rPr>
                <w:color w:val="000000"/>
              </w:rPr>
            </w:pPr>
            <w:r>
              <w:rPr>
                <w:color w:val="000000"/>
              </w:rPr>
              <w:t>DL, Hybrid</w:t>
            </w:r>
          </w:p>
        </w:tc>
        <w:tc>
          <w:tcPr>
            <w:tcW w:w="1392" w:type="dxa"/>
          </w:tcPr>
          <w:p w14:paraId="61446C65" w14:textId="77777777" w:rsidR="009729B8" w:rsidRDefault="00296A1D" w:rsidP="00F87099">
            <w:pPr>
              <w:rPr>
                <w:color w:val="000000"/>
              </w:rPr>
            </w:pPr>
            <w:r>
              <w:rPr>
                <w:color w:val="000000"/>
              </w:rPr>
              <w:t>SVM</w:t>
            </w:r>
          </w:p>
        </w:tc>
        <w:tc>
          <w:tcPr>
            <w:tcW w:w="980" w:type="dxa"/>
          </w:tcPr>
          <w:p w14:paraId="18FF44D2" w14:textId="77777777" w:rsidR="009729B8" w:rsidRDefault="00296A1D" w:rsidP="00F87099">
            <w:pPr>
              <w:rPr>
                <w:color w:val="000000"/>
              </w:rPr>
            </w:pPr>
            <w:r>
              <w:rPr>
                <w:color w:val="000000"/>
              </w:rPr>
              <w:t>67 % Accuracy</w:t>
            </w:r>
          </w:p>
        </w:tc>
      </w:tr>
      <w:tr w:rsidR="009729B8" w14:paraId="12A126DC" w14:textId="77777777">
        <w:trPr>
          <w:trHeight w:val="525"/>
        </w:trPr>
        <w:tc>
          <w:tcPr>
            <w:tcW w:w="4322" w:type="dxa"/>
          </w:tcPr>
          <w:p w14:paraId="5D882DB9" w14:textId="77777777" w:rsidR="009729B8" w:rsidRDefault="00296A1D" w:rsidP="00F87099">
            <w:pPr>
              <w:rPr>
                <w:color w:val="000000"/>
              </w:rPr>
            </w:pPr>
            <w:r>
              <w:rPr>
                <w:color w:val="000000"/>
              </w:rPr>
              <w:t>Clustering-Based Speech Emotion Recognition by</w:t>
            </w:r>
            <w:r>
              <w:rPr>
                <w:color w:val="000000"/>
              </w:rPr>
              <w:br/>
              <w:t>Incorporating Learned Features and Deep Bi</w:t>
            </w:r>
            <w:r w:rsidR="001A3EBE">
              <w:rPr>
                <w:color w:val="000000"/>
              </w:rPr>
              <w:t>-</w:t>
            </w:r>
            <w:r>
              <w:rPr>
                <w:color w:val="000000"/>
              </w:rPr>
              <w:t>LSTM</w:t>
            </w:r>
          </w:p>
        </w:tc>
        <w:tc>
          <w:tcPr>
            <w:tcW w:w="1942" w:type="dxa"/>
          </w:tcPr>
          <w:p w14:paraId="4C4EF782" w14:textId="77777777" w:rsidR="009729B8" w:rsidRDefault="00296A1D" w:rsidP="00F87099">
            <w:pPr>
              <w:rPr>
                <w:color w:val="000000"/>
              </w:rPr>
            </w:pPr>
            <w:r>
              <w:rPr>
                <w:color w:val="000000"/>
              </w:rPr>
              <w:t>SER</w:t>
            </w:r>
          </w:p>
        </w:tc>
        <w:tc>
          <w:tcPr>
            <w:tcW w:w="1392" w:type="dxa"/>
          </w:tcPr>
          <w:p w14:paraId="0C7A263F" w14:textId="77777777" w:rsidR="009729B8" w:rsidRDefault="00296A1D" w:rsidP="00F87099">
            <w:pPr>
              <w:rPr>
                <w:color w:val="000000"/>
              </w:rPr>
            </w:pPr>
            <w:r>
              <w:rPr>
                <w:color w:val="000000"/>
              </w:rPr>
              <w:t>CNN, SER</w:t>
            </w:r>
          </w:p>
        </w:tc>
        <w:tc>
          <w:tcPr>
            <w:tcW w:w="980" w:type="dxa"/>
          </w:tcPr>
          <w:p w14:paraId="451A0791" w14:textId="77777777" w:rsidR="009729B8" w:rsidRDefault="00296A1D" w:rsidP="00F87099">
            <w:pPr>
              <w:rPr>
                <w:color w:val="000000"/>
              </w:rPr>
            </w:pPr>
            <w:r>
              <w:rPr>
                <w:color w:val="000000"/>
              </w:rPr>
              <w:t>72 % Accuracy</w:t>
            </w:r>
          </w:p>
        </w:tc>
      </w:tr>
      <w:tr w:rsidR="009729B8" w14:paraId="1688AF0B" w14:textId="77777777">
        <w:trPr>
          <w:trHeight w:val="525"/>
        </w:trPr>
        <w:tc>
          <w:tcPr>
            <w:tcW w:w="4322" w:type="dxa"/>
          </w:tcPr>
          <w:p w14:paraId="4B5C8FF3" w14:textId="77777777" w:rsidR="009729B8" w:rsidRDefault="00296A1D" w:rsidP="00F87099">
            <w:pPr>
              <w:rPr>
                <w:color w:val="000000"/>
              </w:rPr>
            </w:pPr>
            <w:r>
              <w:rPr>
                <w:color w:val="000000"/>
              </w:rPr>
              <w:t>Speech Emotion Recognition with Multi-task Learning</w:t>
            </w:r>
          </w:p>
        </w:tc>
        <w:tc>
          <w:tcPr>
            <w:tcW w:w="1942" w:type="dxa"/>
          </w:tcPr>
          <w:p w14:paraId="390B48CD" w14:textId="77777777" w:rsidR="009729B8" w:rsidRDefault="00296A1D" w:rsidP="00F87099">
            <w:pPr>
              <w:rPr>
                <w:color w:val="000000"/>
              </w:rPr>
            </w:pPr>
            <w:r>
              <w:rPr>
                <w:color w:val="000000"/>
              </w:rPr>
              <w:t>GMMs, SVM, HMM, MLP</w:t>
            </w:r>
          </w:p>
        </w:tc>
        <w:tc>
          <w:tcPr>
            <w:tcW w:w="1392" w:type="dxa"/>
          </w:tcPr>
          <w:p w14:paraId="00F4AD0E" w14:textId="77777777" w:rsidR="009729B8" w:rsidRDefault="00296A1D" w:rsidP="00F87099">
            <w:pPr>
              <w:rPr>
                <w:color w:val="000000"/>
              </w:rPr>
            </w:pPr>
            <w:r>
              <w:rPr>
                <w:color w:val="000000"/>
              </w:rPr>
              <w:t>DNN-GMM</w:t>
            </w:r>
          </w:p>
        </w:tc>
        <w:tc>
          <w:tcPr>
            <w:tcW w:w="980" w:type="dxa"/>
          </w:tcPr>
          <w:p w14:paraId="459F97A0" w14:textId="77777777" w:rsidR="009729B8" w:rsidRDefault="00296A1D" w:rsidP="00F87099">
            <w:pPr>
              <w:rPr>
                <w:color w:val="000000"/>
              </w:rPr>
            </w:pPr>
            <w:r>
              <w:rPr>
                <w:color w:val="000000"/>
              </w:rPr>
              <w:t>83.97 % Accuracy</w:t>
            </w:r>
          </w:p>
        </w:tc>
      </w:tr>
      <w:tr w:rsidR="009729B8" w14:paraId="7BCC4E08" w14:textId="77777777">
        <w:trPr>
          <w:trHeight w:val="525"/>
        </w:trPr>
        <w:tc>
          <w:tcPr>
            <w:tcW w:w="4322" w:type="dxa"/>
          </w:tcPr>
          <w:p w14:paraId="14AFF6BD" w14:textId="77777777" w:rsidR="009729B8" w:rsidRDefault="00296A1D" w:rsidP="00F87099">
            <w:pPr>
              <w:rPr>
                <w:color w:val="000000"/>
              </w:rPr>
            </w:pPr>
            <w:r>
              <w:rPr>
                <w:color w:val="000000"/>
              </w:rPr>
              <w:t>Hybrid Approach for Emotion Classification of Audio Conversation</w:t>
            </w:r>
            <w:r>
              <w:rPr>
                <w:color w:val="000000"/>
              </w:rPr>
              <w:br/>
              <w:t>Based on Text and Speech Mining</w:t>
            </w:r>
          </w:p>
        </w:tc>
        <w:tc>
          <w:tcPr>
            <w:tcW w:w="1942" w:type="dxa"/>
          </w:tcPr>
          <w:p w14:paraId="3D997DE9" w14:textId="77777777" w:rsidR="009729B8" w:rsidRDefault="00296A1D" w:rsidP="00F87099">
            <w:pPr>
              <w:rPr>
                <w:color w:val="000000"/>
              </w:rPr>
            </w:pPr>
            <w:r>
              <w:rPr>
                <w:color w:val="000000"/>
              </w:rPr>
              <w:t>Hybrid, DL</w:t>
            </w:r>
          </w:p>
        </w:tc>
        <w:tc>
          <w:tcPr>
            <w:tcW w:w="1392" w:type="dxa"/>
          </w:tcPr>
          <w:p w14:paraId="448037E6" w14:textId="77777777" w:rsidR="009729B8" w:rsidRDefault="00296A1D" w:rsidP="00F87099">
            <w:pPr>
              <w:rPr>
                <w:color w:val="000000"/>
              </w:rPr>
            </w:pPr>
            <w:r>
              <w:rPr>
                <w:color w:val="000000"/>
              </w:rPr>
              <w:t>UBM,GMM</w:t>
            </w:r>
          </w:p>
        </w:tc>
        <w:tc>
          <w:tcPr>
            <w:tcW w:w="980" w:type="dxa"/>
          </w:tcPr>
          <w:p w14:paraId="05ED4DBF" w14:textId="77777777" w:rsidR="009729B8" w:rsidRDefault="00296A1D" w:rsidP="00F87099">
            <w:pPr>
              <w:rPr>
                <w:color w:val="000000"/>
              </w:rPr>
            </w:pPr>
            <w:r>
              <w:rPr>
                <w:color w:val="000000"/>
              </w:rPr>
              <w:t>69.2 % Accuracy</w:t>
            </w:r>
          </w:p>
        </w:tc>
      </w:tr>
      <w:tr w:rsidR="009729B8" w14:paraId="654C6117" w14:textId="77777777">
        <w:trPr>
          <w:trHeight w:val="525"/>
        </w:trPr>
        <w:tc>
          <w:tcPr>
            <w:tcW w:w="4322" w:type="dxa"/>
          </w:tcPr>
          <w:p w14:paraId="67DA8B34" w14:textId="77777777" w:rsidR="009729B8" w:rsidRDefault="00296A1D" w:rsidP="00F87099">
            <w:pPr>
              <w:rPr>
                <w:color w:val="000000"/>
              </w:rPr>
            </w:pPr>
            <w:r>
              <w:rPr>
                <w:color w:val="000000"/>
              </w:rPr>
              <w:t>Deep learning approach to text analysis for</w:t>
            </w:r>
            <w:r>
              <w:rPr>
                <w:color w:val="000000"/>
              </w:rPr>
              <w:br/>
              <w:t>human emotion detection from big data</w:t>
            </w:r>
          </w:p>
        </w:tc>
        <w:tc>
          <w:tcPr>
            <w:tcW w:w="1942" w:type="dxa"/>
          </w:tcPr>
          <w:p w14:paraId="461B454C" w14:textId="77777777" w:rsidR="009729B8" w:rsidRDefault="00296A1D" w:rsidP="00F87099">
            <w:pPr>
              <w:rPr>
                <w:color w:val="000000"/>
              </w:rPr>
            </w:pPr>
            <w:r>
              <w:rPr>
                <w:color w:val="000000"/>
              </w:rPr>
              <w:t>Hybrid, SVM, NLP</w:t>
            </w:r>
          </w:p>
        </w:tc>
        <w:tc>
          <w:tcPr>
            <w:tcW w:w="1392" w:type="dxa"/>
          </w:tcPr>
          <w:p w14:paraId="1F3E54AB" w14:textId="77777777" w:rsidR="009729B8" w:rsidRDefault="00296A1D" w:rsidP="00F87099">
            <w:pPr>
              <w:rPr>
                <w:color w:val="000000"/>
              </w:rPr>
            </w:pPr>
            <w:r>
              <w:rPr>
                <w:color w:val="000000"/>
              </w:rPr>
              <w:t>SVM</w:t>
            </w:r>
          </w:p>
        </w:tc>
        <w:tc>
          <w:tcPr>
            <w:tcW w:w="980" w:type="dxa"/>
          </w:tcPr>
          <w:p w14:paraId="3542F8B7" w14:textId="77777777" w:rsidR="009729B8" w:rsidRDefault="00296A1D" w:rsidP="00F87099">
            <w:pPr>
              <w:rPr>
                <w:color w:val="000000"/>
              </w:rPr>
            </w:pPr>
            <w:r>
              <w:rPr>
                <w:color w:val="000000"/>
              </w:rPr>
              <w:t>90 % Accuracy</w:t>
            </w:r>
          </w:p>
        </w:tc>
      </w:tr>
      <w:tr w:rsidR="009729B8" w14:paraId="1ED72A76" w14:textId="77777777">
        <w:trPr>
          <w:trHeight w:val="525"/>
        </w:trPr>
        <w:tc>
          <w:tcPr>
            <w:tcW w:w="4322" w:type="dxa"/>
          </w:tcPr>
          <w:p w14:paraId="3E359CAD" w14:textId="77777777" w:rsidR="009729B8" w:rsidRDefault="00296A1D" w:rsidP="00F87099">
            <w:pPr>
              <w:rPr>
                <w:color w:val="000000"/>
              </w:rPr>
            </w:pPr>
            <w:r>
              <w:rPr>
                <w:color w:val="000000"/>
              </w:rPr>
              <w:t>SPEECH EMOTION RECOGNITION USING SELF-SUPERVISED FEATURES</w:t>
            </w:r>
          </w:p>
        </w:tc>
        <w:tc>
          <w:tcPr>
            <w:tcW w:w="1942" w:type="dxa"/>
          </w:tcPr>
          <w:p w14:paraId="29C87336" w14:textId="77777777" w:rsidR="009729B8" w:rsidRDefault="00296A1D" w:rsidP="00F87099">
            <w:pPr>
              <w:rPr>
                <w:color w:val="000000"/>
              </w:rPr>
            </w:pPr>
            <w:r>
              <w:rPr>
                <w:color w:val="000000"/>
              </w:rPr>
              <w:t>NLP,DL</w:t>
            </w:r>
          </w:p>
        </w:tc>
        <w:tc>
          <w:tcPr>
            <w:tcW w:w="1392" w:type="dxa"/>
          </w:tcPr>
          <w:p w14:paraId="09F8BAB5" w14:textId="77777777" w:rsidR="009729B8" w:rsidRDefault="00296A1D" w:rsidP="00F87099">
            <w:pPr>
              <w:rPr>
                <w:color w:val="000000"/>
              </w:rPr>
            </w:pPr>
            <w:r>
              <w:rPr>
                <w:color w:val="000000"/>
              </w:rPr>
              <w:t>DLSTA</w:t>
            </w:r>
          </w:p>
        </w:tc>
        <w:tc>
          <w:tcPr>
            <w:tcW w:w="980" w:type="dxa"/>
          </w:tcPr>
          <w:p w14:paraId="261F6E4C" w14:textId="77777777" w:rsidR="009729B8" w:rsidRDefault="00296A1D" w:rsidP="00F87099">
            <w:pPr>
              <w:rPr>
                <w:color w:val="000000"/>
              </w:rPr>
            </w:pPr>
            <w:r>
              <w:rPr>
                <w:color w:val="000000"/>
              </w:rPr>
              <w:t>97.22 % Accuracy</w:t>
            </w:r>
          </w:p>
        </w:tc>
      </w:tr>
      <w:tr w:rsidR="009729B8" w14:paraId="2F99ADB3" w14:textId="77777777">
        <w:trPr>
          <w:trHeight w:val="525"/>
        </w:trPr>
        <w:tc>
          <w:tcPr>
            <w:tcW w:w="4322" w:type="dxa"/>
          </w:tcPr>
          <w:p w14:paraId="3F84A3F8" w14:textId="77777777" w:rsidR="009729B8" w:rsidRDefault="00296A1D" w:rsidP="00F87099">
            <w:pPr>
              <w:rPr>
                <w:color w:val="000000"/>
              </w:rPr>
            </w:pPr>
            <w:proofErr w:type="spellStart"/>
            <w:r>
              <w:rPr>
                <w:color w:val="000000"/>
              </w:rPr>
              <w:t>Multimodal_Speech_Emotion_Recognition_Using_Audio_and_Text</w:t>
            </w:r>
            <w:proofErr w:type="spellEnd"/>
          </w:p>
        </w:tc>
        <w:tc>
          <w:tcPr>
            <w:tcW w:w="1942" w:type="dxa"/>
          </w:tcPr>
          <w:p w14:paraId="5E933649" w14:textId="77777777" w:rsidR="009729B8" w:rsidRDefault="00296A1D" w:rsidP="00F87099">
            <w:pPr>
              <w:rPr>
                <w:color w:val="000000"/>
              </w:rPr>
            </w:pPr>
            <w:r>
              <w:rPr>
                <w:color w:val="000000"/>
              </w:rPr>
              <w:t>NLP techniques</w:t>
            </w:r>
          </w:p>
        </w:tc>
        <w:tc>
          <w:tcPr>
            <w:tcW w:w="1392" w:type="dxa"/>
          </w:tcPr>
          <w:p w14:paraId="50967C83" w14:textId="77777777" w:rsidR="009729B8" w:rsidRDefault="00296A1D" w:rsidP="00F87099">
            <w:pPr>
              <w:rPr>
                <w:color w:val="000000"/>
              </w:rPr>
            </w:pPr>
            <w:r>
              <w:rPr>
                <w:color w:val="000000"/>
              </w:rPr>
              <w:t>Upstream + Downstream</w:t>
            </w:r>
          </w:p>
        </w:tc>
        <w:tc>
          <w:tcPr>
            <w:tcW w:w="980" w:type="dxa"/>
          </w:tcPr>
          <w:p w14:paraId="3833A04E" w14:textId="77777777" w:rsidR="009729B8" w:rsidRDefault="00296A1D" w:rsidP="00F87099">
            <w:pPr>
              <w:rPr>
                <w:color w:val="000000"/>
              </w:rPr>
            </w:pPr>
            <w:r>
              <w:rPr>
                <w:color w:val="000000"/>
              </w:rPr>
              <w:t>77.76 % Accuracy</w:t>
            </w:r>
          </w:p>
        </w:tc>
      </w:tr>
      <w:tr w:rsidR="009729B8" w14:paraId="29F3D545" w14:textId="77777777">
        <w:trPr>
          <w:trHeight w:val="525"/>
        </w:trPr>
        <w:tc>
          <w:tcPr>
            <w:tcW w:w="4322" w:type="dxa"/>
          </w:tcPr>
          <w:p w14:paraId="35A96BF1" w14:textId="77777777" w:rsidR="009729B8" w:rsidRDefault="001A3EBE" w:rsidP="00F87099">
            <w:pPr>
              <w:rPr>
                <w:color w:val="000000"/>
              </w:rPr>
            </w:pPr>
            <w:r>
              <w:rPr>
                <w:color w:val="000000"/>
              </w:rPr>
              <w:t>Multi-</w:t>
            </w:r>
            <w:r w:rsidR="00296A1D">
              <w:rPr>
                <w:color w:val="000000"/>
              </w:rPr>
              <w:t>m</w:t>
            </w:r>
            <w:r>
              <w:rPr>
                <w:color w:val="000000"/>
              </w:rPr>
              <w:t>o</w:t>
            </w:r>
            <w:r w:rsidR="00296A1D">
              <w:rPr>
                <w:color w:val="000000"/>
              </w:rPr>
              <w:t>del Speech emotion recognition using audio and text</w:t>
            </w:r>
          </w:p>
        </w:tc>
        <w:tc>
          <w:tcPr>
            <w:tcW w:w="1942" w:type="dxa"/>
          </w:tcPr>
          <w:p w14:paraId="3F9ED411" w14:textId="77777777" w:rsidR="009729B8" w:rsidRDefault="00296A1D" w:rsidP="00F87099">
            <w:pPr>
              <w:rPr>
                <w:color w:val="000000"/>
              </w:rPr>
            </w:pPr>
            <w:r>
              <w:rPr>
                <w:color w:val="000000"/>
              </w:rPr>
              <w:t>DNN, RNN</w:t>
            </w:r>
          </w:p>
        </w:tc>
        <w:tc>
          <w:tcPr>
            <w:tcW w:w="1392" w:type="dxa"/>
          </w:tcPr>
          <w:p w14:paraId="4B3A7002" w14:textId="77777777" w:rsidR="009729B8" w:rsidRDefault="00296A1D" w:rsidP="00F87099">
            <w:pPr>
              <w:rPr>
                <w:color w:val="000000"/>
              </w:rPr>
            </w:pPr>
            <w:r>
              <w:rPr>
                <w:color w:val="000000"/>
              </w:rPr>
              <w:t>ASR, TRE</w:t>
            </w:r>
          </w:p>
        </w:tc>
        <w:tc>
          <w:tcPr>
            <w:tcW w:w="980" w:type="dxa"/>
          </w:tcPr>
          <w:p w14:paraId="1BE7E2C8" w14:textId="77777777" w:rsidR="009729B8" w:rsidRDefault="00296A1D" w:rsidP="00F87099">
            <w:pPr>
              <w:rPr>
                <w:color w:val="000000"/>
              </w:rPr>
            </w:pPr>
            <w:r>
              <w:rPr>
                <w:color w:val="000000"/>
              </w:rPr>
              <w:t xml:space="preserve">43.51 % </w:t>
            </w:r>
            <w:r>
              <w:rPr>
                <w:color w:val="000000"/>
              </w:rPr>
              <w:lastRenderedPageBreak/>
              <w:t>Accuracy</w:t>
            </w:r>
          </w:p>
        </w:tc>
      </w:tr>
      <w:tr w:rsidR="009729B8" w14:paraId="27582596" w14:textId="77777777">
        <w:trPr>
          <w:trHeight w:val="525"/>
        </w:trPr>
        <w:tc>
          <w:tcPr>
            <w:tcW w:w="4322" w:type="dxa"/>
          </w:tcPr>
          <w:p w14:paraId="0A497DE7" w14:textId="77777777" w:rsidR="009729B8" w:rsidRDefault="00296A1D" w:rsidP="00F87099">
            <w:pPr>
              <w:rPr>
                <w:color w:val="000000"/>
              </w:rPr>
            </w:pPr>
            <w:r>
              <w:rPr>
                <w:color w:val="000000"/>
              </w:rPr>
              <w:t>Detecting Emotion from Natural Language text using hybrid and NLP models</w:t>
            </w:r>
          </w:p>
        </w:tc>
        <w:tc>
          <w:tcPr>
            <w:tcW w:w="1942" w:type="dxa"/>
          </w:tcPr>
          <w:p w14:paraId="406FC57C" w14:textId="77777777" w:rsidR="009729B8" w:rsidRDefault="00296A1D" w:rsidP="00F87099">
            <w:pPr>
              <w:rPr>
                <w:color w:val="000000"/>
              </w:rPr>
            </w:pPr>
            <w:r>
              <w:rPr>
                <w:color w:val="000000"/>
              </w:rPr>
              <w:t>NLP, ML,DL</w:t>
            </w:r>
          </w:p>
        </w:tc>
        <w:tc>
          <w:tcPr>
            <w:tcW w:w="1392" w:type="dxa"/>
          </w:tcPr>
          <w:p w14:paraId="1AF7F33A" w14:textId="77777777" w:rsidR="009729B8" w:rsidRDefault="00296A1D" w:rsidP="00F87099">
            <w:pPr>
              <w:rPr>
                <w:color w:val="000000"/>
              </w:rPr>
            </w:pPr>
            <w:r>
              <w:rPr>
                <w:color w:val="000000"/>
              </w:rPr>
              <w:t>Bi-LSTM, Hybrid</w:t>
            </w:r>
          </w:p>
        </w:tc>
        <w:tc>
          <w:tcPr>
            <w:tcW w:w="980" w:type="dxa"/>
          </w:tcPr>
          <w:p w14:paraId="353AAEFE" w14:textId="77777777" w:rsidR="009729B8" w:rsidRDefault="00296A1D" w:rsidP="00F87099">
            <w:pPr>
              <w:rPr>
                <w:color w:val="000000"/>
              </w:rPr>
            </w:pPr>
            <w:r>
              <w:rPr>
                <w:color w:val="000000"/>
              </w:rPr>
              <w:t>61 % Accuracy</w:t>
            </w:r>
          </w:p>
        </w:tc>
      </w:tr>
      <w:tr w:rsidR="009729B8" w14:paraId="33F2E3CE" w14:textId="77777777">
        <w:trPr>
          <w:trHeight w:val="525"/>
        </w:trPr>
        <w:tc>
          <w:tcPr>
            <w:tcW w:w="4322" w:type="dxa"/>
          </w:tcPr>
          <w:p w14:paraId="7BA6A0C3" w14:textId="77777777" w:rsidR="009729B8" w:rsidRDefault="00296A1D" w:rsidP="00F87099">
            <w:pPr>
              <w:rPr>
                <w:color w:val="000000"/>
              </w:rPr>
            </w:pPr>
            <w:r>
              <w:rPr>
                <w:color w:val="000000"/>
              </w:rPr>
              <w:t>Multi</w:t>
            </w:r>
            <w:r w:rsidR="001A3EBE">
              <w:rPr>
                <w:color w:val="000000"/>
              </w:rPr>
              <w:t>-</w:t>
            </w:r>
            <w:r>
              <w:rPr>
                <w:color w:val="000000"/>
              </w:rPr>
              <w:t>model emotion recognition with high level speech and text features</w:t>
            </w:r>
          </w:p>
        </w:tc>
        <w:tc>
          <w:tcPr>
            <w:tcW w:w="1942" w:type="dxa"/>
          </w:tcPr>
          <w:p w14:paraId="42725EA9" w14:textId="77777777" w:rsidR="009729B8" w:rsidRDefault="001A3EBE" w:rsidP="00F87099">
            <w:pPr>
              <w:rPr>
                <w:color w:val="000000"/>
              </w:rPr>
            </w:pPr>
            <w:r>
              <w:rPr>
                <w:color w:val="000000"/>
              </w:rPr>
              <w:t xml:space="preserve">CNN, Word2vec and </w:t>
            </w:r>
            <w:proofErr w:type="spellStart"/>
            <w:r>
              <w:rPr>
                <w:color w:val="000000"/>
              </w:rPr>
              <w:t>Glo</w:t>
            </w:r>
            <w:r w:rsidR="00296A1D">
              <w:rPr>
                <w:color w:val="000000"/>
              </w:rPr>
              <w:t>Ve</w:t>
            </w:r>
            <w:proofErr w:type="spellEnd"/>
          </w:p>
        </w:tc>
        <w:tc>
          <w:tcPr>
            <w:tcW w:w="1392" w:type="dxa"/>
          </w:tcPr>
          <w:p w14:paraId="38A6631E" w14:textId="77777777" w:rsidR="009729B8" w:rsidRDefault="00296A1D" w:rsidP="00F87099">
            <w:pPr>
              <w:rPr>
                <w:color w:val="000000"/>
              </w:rPr>
            </w:pPr>
            <w:r>
              <w:rPr>
                <w:color w:val="000000"/>
              </w:rPr>
              <w:t>CNN, SER,TER</w:t>
            </w:r>
          </w:p>
        </w:tc>
        <w:tc>
          <w:tcPr>
            <w:tcW w:w="980" w:type="dxa"/>
          </w:tcPr>
          <w:p w14:paraId="62355B0D" w14:textId="77777777" w:rsidR="009729B8" w:rsidRDefault="00296A1D" w:rsidP="00F87099">
            <w:pPr>
              <w:rPr>
                <w:color w:val="000000"/>
              </w:rPr>
            </w:pPr>
            <w:r>
              <w:rPr>
                <w:color w:val="000000"/>
              </w:rPr>
              <w:t>70.1 % Accuracy</w:t>
            </w:r>
          </w:p>
        </w:tc>
      </w:tr>
      <w:tr w:rsidR="009729B8" w14:paraId="364578C5" w14:textId="77777777">
        <w:trPr>
          <w:trHeight w:val="525"/>
        </w:trPr>
        <w:tc>
          <w:tcPr>
            <w:tcW w:w="4322" w:type="dxa"/>
          </w:tcPr>
          <w:p w14:paraId="081A26C3" w14:textId="77777777" w:rsidR="009729B8" w:rsidRDefault="00296A1D" w:rsidP="00F87099">
            <w:pPr>
              <w:rPr>
                <w:color w:val="000000"/>
              </w:rPr>
            </w:pPr>
            <w:r>
              <w:rPr>
                <w:color w:val="000000"/>
              </w:rPr>
              <w:t>Bimodal speech emotion recognition using pre trained language models</w:t>
            </w:r>
          </w:p>
        </w:tc>
        <w:tc>
          <w:tcPr>
            <w:tcW w:w="1942" w:type="dxa"/>
          </w:tcPr>
          <w:p w14:paraId="6E4DC0E8" w14:textId="77777777" w:rsidR="009729B8" w:rsidRDefault="00296A1D" w:rsidP="00F87099">
            <w:pPr>
              <w:rPr>
                <w:color w:val="000000"/>
              </w:rPr>
            </w:pPr>
            <w:r>
              <w:rPr>
                <w:color w:val="000000"/>
              </w:rPr>
              <w:t>LSTM, SER, ASR</w:t>
            </w:r>
          </w:p>
        </w:tc>
        <w:tc>
          <w:tcPr>
            <w:tcW w:w="1392" w:type="dxa"/>
          </w:tcPr>
          <w:p w14:paraId="37EE7BB8" w14:textId="77777777" w:rsidR="009729B8" w:rsidRDefault="00296A1D" w:rsidP="00F87099">
            <w:pPr>
              <w:rPr>
                <w:color w:val="000000"/>
              </w:rPr>
            </w:pPr>
            <w:r>
              <w:rPr>
                <w:color w:val="000000"/>
              </w:rPr>
              <w:t>SER based XLNET-Base</w:t>
            </w:r>
          </w:p>
        </w:tc>
        <w:tc>
          <w:tcPr>
            <w:tcW w:w="980" w:type="dxa"/>
          </w:tcPr>
          <w:p w14:paraId="530D0A00" w14:textId="77777777" w:rsidR="009729B8" w:rsidRDefault="00296A1D" w:rsidP="00F87099">
            <w:pPr>
              <w:rPr>
                <w:color w:val="000000"/>
              </w:rPr>
            </w:pPr>
            <w:r>
              <w:rPr>
                <w:color w:val="000000"/>
              </w:rPr>
              <w:t>69.5 % Accuracy</w:t>
            </w:r>
          </w:p>
        </w:tc>
      </w:tr>
      <w:tr w:rsidR="009729B8" w14:paraId="4D62C7E2" w14:textId="77777777">
        <w:trPr>
          <w:trHeight w:val="525"/>
        </w:trPr>
        <w:tc>
          <w:tcPr>
            <w:tcW w:w="4322" w:type="dxa"/>
          </w:tcPr>
          <w:p w14:paraId="2236DE15" w14:textId="77777777" w:rsidR="009729B8" w:rsidRDefault="00296A1D" w:rsidP="00F87099">
            <w:pPr>
              <w:rPr>
                <w:color w:val="000000"/>
              </w:rPr>
            </w:pPr>
            <w:r>
              <w:rPr>
                <w:color w:val="000000"/>
              </w:rPr>
              <w:t>Deep neural networks for emotion recognition combining aud</w:t>
            </w:r>
            <w:r w:rsidR="001A3EBE">
              <w:rPr>
                <w:color w:val="000000"/>
              </w:rPr>
              <w:t>i</w:t>
            </w:r>
            <w:r>
              <w:rPr>
                <w:color w:val="000000"/>
              </w:rPr>
              <w:t>o and transcripts</w:t>
            </w:r>
          </w:p>
        </w:tc>
        <w:tc>
          <w:tcPr>
            <w:tcW w:w="1942" w:type="dxa"/>
          </w:tcPr>
          <w:p w14:paraId="2DF28E2B" w14:textId="77777777" w:rsidR="009729B8" w:rsidRDefault="00296A1D" w:rsidP="00F87099">
            <w:pPr>
              <w:rPr>
                <w:color w:val="000000"/>
              </w:rPr>
            </w:pPr>
            <w:r>
              <w:rPr>
                <w:color w:val="000000"/>
              </w:rPr>
              <w:t>LSTM</w:t>
            </w:r>
          </w:p>
        </w:tc>
        <w:tc>
          <w:tcPr>
            <w:tcW w:w="1392" w:type="dxa"/>
          </w:tcPr>
          <w:p w14:paraId="4D44C67C" w14:textId="77777777" w:rsidR="009729B8" w:rsidRDefault="00296A1D" w:rsidP="00F87099">
            <w:pPr>
              <w:rPr>
                <w:color w:val="000000"/>
              </w:rPr>
            </w:pPr>
            <w:r>
              <w:rPr>
                <w:color w:val="000000"/>
              </w:rPr>
              <w:t>LSTM, GRU networks</w:t>
            </w:r>
          </w:p>
        </w:tc>
        <w:tc>
          <w:tcPr>
            <w:tcW w:w="980" w:type="dxa"/>
          </w:tcPr>
          <w:p w14:paraId="627F6C18" w14:textId="77777777" w:rsidR="009729B8" w:rsidRDefault="00296A1D" w:rsidP="00F87099">
            <w:pPr>
              <w:rPr>
                <w:color w:val="000000"/>
              </w:rPr>
            </w:pPr>
            <w:r>
              <w:rPr>
                <w:color w:val="000000"/>
              </w:rPr>
              <w:t>68.8 % Accuracy</w:t>
            </w:r>
          </w:p>
        </w:tc>
      </w:tr>
      <w:tr w:rsidR="009729B8" w14:paraId="051EE9C6" w14:textId="77777777">
        <w:trPr>
          <w:trHeight w:val="525"/>
        </w:trPr>
        <w:tc>
          <w:tcPr>
            <w:tcW w:w="4322" w:type="dxa"/>
          </w:tcPr>
          <w:p w14:paraId="619B09E8" w14:textId="77777777" w:rsidR="009729B8" w:rsidRDefault="00296A1D" w:rsidP="001A3EBE">
            <w:pPr>
              <w:rPr>
                <w:color w:val="000000"/>
              </w:rPr>
            </w:pPr>
            <w:r>
              <w:rPr>
                <w:color w:val="000000"/>
              </w:rPr>
              <w:t xml:space="preserve">Efficient speech emotion recognition using multi scale </w:t>
            </w:r>
            <w:r w:rsidR="001A3EBE">
              <w:rPr>
                <w:color w:val="000000"/>
              </w:rPr>
              <w:t>CNN</w:t>
            </w:r>
            <w:r>
              <w:rPr>
                <w:color w:val="000000"/>
              </w:rPr>
              <w:t xml:space="preserve"> and attention</w:t>
            </w:r>
          </w:p>
        </w:tc>
        <w:tc>
          <w:tcPr>
            <w:tcW w:w="1942" w:type="dxa"/>
          </w:tcPr>
          <w:p w14:paraId="13D7FD33" w14:textId="77777777" w:rsidR="009729B8" w:rsidRDefault="00296A1D" w:rsidP="00F87099">
            <w:pPr>
              <w:rPr>
                <w:color w:val="000000"/>
              </w:rPr>
            </w:pPr>
            <w:r>
              <w:rPr>
                <w:color w:val="000000"/>
              </w:rPr>
              <w:t>Bi-RNN, MSCNN, ASR</w:t>
            </w:r>
          </w:p>
        </w:tc>
        <w:tc>
          <w:tcPr>
            <w:tcW w:w="1392" w:type="dxa"/>
          </w:tcPr>
          <w:p w14:paraId="601940ED" w14:textId="77777777" w:rsidR="009729B8" w:rsidRDefault="00296A1D" w:rsidP="00F87099">
            <w:pPr>
              <w:rPr>
                <w:color w:val="000000"/>
              </w:rPr>
            </w:pPr>
            <w:r>
              <w:rPr>
                <w:color w:val="000000"/>
              </w:rPr>
              <w:t>MSCNN-SPU</w:t>
            </w:r>
          </w:p>
        </w:tc>
        <w:tc>
          <w:tcPr>
            <w:tcW w:w="980" w:type="dxa"/>
          </w:tcPr>
          <w:p w14:paraId="43DCB52A" w14:textId="77777777" w:rsidR="009729B8" w:rsidRDefault="00296A1D" w:rsidP="00F87099">
            <w:pPr>
              <w:rPr>
                <w:color w:val="000000"/>
              </w:rPr>
            </w:pPr>
            <w:r>
              <w:rPr>
                <w:color w:val="000000"/>
              </w:rPr>
              <w:t>74 % Accuracy</w:t>
            </w:r>
          </w:p>
        </w:tc>
      </w:tr>
    </w:tbl>
    <w:p w14:paraId="0DFAF86C" w14:textId="77777777" w:rsidR="009729B8" w:rsidRDefault="00296A1D" w:rsidP="00F87099">
      <w:pPr>
        <w:numPr>
          <w:ilvl w:val="3"/>
          <w:numId w:val="23"/>
        </w:numPr>
        <w:pBdr>
          <w:top w:val="nil"/>
          <w:left w:val="nil"/>
          <w:bottom w:val="nil"/>
          <w:right w:val="nil"/>
          <w:between w:val="nil"/>
        </w:pBdr>
        <w:spacing w:after="160" w:line="259" w:lineRule="auto"/>
        <w:rPr>
          <w:rFonts w:ascii="Calibri" w:eastAsia="Calibri" w:hAnsi="Calibri" w:cs="Calibri"/>
          <w:b/>
        </w:rPr>
      </w:pPr>
      <w:r>
        <w:rPr>
          <w:b/>
          <w:sz w:val="24"/>
          <w:szCs w:val="24"/>
        </w:rPr>
        <w:t>Our proposed model</w:t>
      </w:r>
      <w:r>
        <w:rPr>
          <w:rFonts w:ascii="Calibri" w:eastAsia="Calibri" w:hAnsi="Calibri" w:cs="Calibri"/>
          <w:b/>
        </w:rPr>
        <w:t>:</w:t>
      </w:r>
    </w:p>
    <w:p w14:paraId="7018F025" w14:textId="76590C5A" w:rsidR="00580581" w:rsidRPr="00580581" w:rsidRDefault="00471C31" w:rsidP="00471C31">
      <w:pPr>
        <w:pStyle w:val="Caption"/>
        <w:keepNext/>
        <w:jc w:val="center"/>
      </w:pPr>
      <w:r>
        <w:t xml:space="preserve">Table </w:t>
      </w:r>
      <w:r w:rsidR="008710D2">
        <w:fldChar w:fldCharType="begin"/>
      </w:r>
      <w:r w:rsidR="008710D2">
        <w:instrText xml:space="preserve"> SEQ Table \* ARABIC </w:instrText>
      </w:r>
      <w:r w:rsidR="008710D2">
        <w:fldChar w:fldCharType="separate"/>
      </w:r>
      <w:r>
        <w:rPr>
          <w:noProof/>
        </w:rPr>
        <w:t>8</w:t>
      </w:r>
      <w:r w:rsidR="008710D2">
        <w:rPr>
          <w:noProof/>
        </w:rPr>
        <w:fldChar w:fldCharType="end"/>
      </w:r>
      <w:r>
        <w:t xml:space="preserve"> Proposed Model</w:t>
      </w:r>
    </w:p>
    <w:tbl>
      <w:tblPr>
        <w:tblStyle w:val="a7"/>
        <w:tblW w:w="8636" w:type="dxa"/>
        <w:tblBorders>
          <w:top w:val="single" w:sz="24" w:space="0" w:color="4472C4"/>
          <w:left w:val="single" w:sz="24" w:space="0" w:color="4472C4"/>
          <w:bottom w:val="single" w:sz="24" w:space="0" w:color="4472C4"/>
          <w:right w:val="single" w:sz="24" w:space="0" w:color="4472C4"/>
          <w:insideH w:val="single" w:sz="4" w:space="0" w:color="000000"/>
          <w:insideV w:val="single" w:sz="4" w:space="0" w:color="000000"/>
        </w:tblBorders>
        <w:tblLayout w:type="fixed"/>
        <w:tblLook w:val="0400" w:firstRow="0" w:lastRow="0" w:firstColumn="0" w:lastColumn="0" w:noHBand="0" w:noVBand="1"/>
      </w:tblPr>
      <w:tblGrid>
        <w:gridCol w:w="4322"/>
        <w:gridCol w:w="1942"/>
        <w:gridCol w:w="1392"/>
        <w:gridCol w:w="980"/>
      </w:tblGrid>
      <w:tr w:rsidR="009729B8" w14:paraId="3D472DE4" w14:textId="77777777">
        <w:trPr>
          <w:trHeight w:val="645"/>
        </w:trPr>
        <w:tc>
          <w:tcPr>
            <w:tcW w:w="4322" w:type="dxa"/>
          </w:tcPr>
          <w:p w14:paraId="07C19C07" w14:textId="77777777" w:rsidR="009729B8" w:rsidRDefault="00296A1D" w:rsidP="00F87099">
            <w:pPr>
              <w:rPr>
                <w:b/>
                <w:color w:val="000000"/>
              </w:rPr>
            </w:pPr>
            <w:r>
              <w:rPr>
                <w:b/>
                <w:color w:val="000000"/>
              </w:rPr>
              <w:t>Problem</w:t>
            </w:r>
          </w:p>
        </w:tc>
        <w:tc>
          <w:tcPr>
            <w:tcW w:w="1942" w:type="dxa"/>
          </w:tcPr>
          <w:p w14:paraId="298B7144" w14:textId="77777777" w:rsidR="009729B8" w:rsidRDefault="00296A1D" w:rsidP="00F87099">
            <w:pPr>
              <w:rPr>
                <w:b/>
                <w:color w:val="000000"/>
              </w:rPr>
            </w:pPr>
            <w:r>
              <w:rPr>
                <w:b/>
                <w:color w:val="000000"/>
              </w:rPr>
              <w:t>Methodology</w:t>
            </w:r>
          </w:p>
        </w:tc>
        <w:tc>
          <w:tcPr>
            <w:tcW w:w="1392" w:type="dxa"/>
          </w:tcPr>
          <w:p w14:paraId="6585046F" w14:textId="77777777" w:rsidR="009729B8" w:rsidRDefault="00296A1D" w:rsidP="00F87099">
            <w:pPr>
              <w:rPr>
                <w:b/>
                <w:color w:val="000000"/>
              </w:rPr>
            </w:pPr>
            <w:r>
              <w:rPr>
                <w:b/>
                <w:color w:val="000000"/>
              </w:rPr>
              <w:t>Model</w:t>
            </w:r>
          </w:p>
        </w:tc>
        <w:tc>
          <w:tcPr>
            <w:tcW w:w="980" w:type="dxa"/>
          </w:tcPr>
          <w:p w14:paraId="3B080226" w14:textId="77777777" w:rsidR="009729B8" w:rsidRDefault="00296A1D" w:rsidP="00F87099">
            <w:pPr>
              <w:rPr>
                <w:b/>
                <w:color w:val="000000"/>
              </w:rPr>
            </w:pPr>
            <w:r>
              <w:rPr>
                <w:b/>
                <w:color w:val="000000"/>
              </w:rPr>
              <w:t>Results</w:t>
            </w:r>
          </w:p>
        </w:tc>
      </w:tr>
      <w:tr w:rsidR="009729B8" w14:paraId="0401C16C" w14:textId="77777777">
        <w:trPr>
          <w:trHeight w:val="645"/>
        </w:trPr>
        <w:tc>
          <w:tcPr>
            <w:tcW w:w="4322" w:type="dxa"/>
          </w:tcPr>
          <w:p w14:paraId="6EB8659B" w14:textId="77777777" w:rsidR="009729B8" w:rsidRDefault="00296A1D" w:rsidP="00F87099">
            <w:pPr>
              <w:rPr>
                <w:color w:val="000000"/>
              </w:rPr>
            </w:pPr>
            <w:r>
              <w:rPr>
                <w:color w:val="000000"/>
              </w:rPr>
              <w:t>Emotion Recognition through v</w:t>
            </w:r>
            <w:r w:rsidR="001A3EBE">
              <w:rPr>
                <w:color w:val="000000"/>
              </w:rPr>
              <w:t>oice and text using NLP techniq</w:t>
            </w:r>
            <w:r>
              <w:rPr>
                <w:color w:val="000000"/>
              </w:rPr>
              <w:t>ues</w:t>
            </w:r>
          </w:p>
        </w:tc>
        <w:tc>
          <w:tcPr>
            <w:tcW w:w="1942" w:type="dxa"/>
          </w:tcPr>
          <w:p w14:paraId="331EED16" w14:textId="77777777" w:rsidR="009729B8" w:rsidRDefault="00296A1D" w:rsidP="00F87099">
            <w:pPr>
              <w:rPr>
                <w:color w:val="000000"/>
              </w:rPr>
            </w:pPr>
            <w:r>
              <w:rPr>
                <w:color w:val="000000"/>
              </w:rPr>
              <w:t>Speech Recognition, TF-IDF</w:t>
            </w:r>
          </w:p>
        </w:tc>
        <w:tc>
          <w:tcPr>
            <w:tcW w:w="1392" w:type="dxa"/>
          </w:tcPr>
          <w:p w14:paraId="447A2F8C" w14:textId="77777777" w:rsidR="009729B8" w:rsidRDefault="00296A1D" w:rsidP="00F87099">
            <w:pPr>
              <w:rPr>
                <w:color w:val="000000"/>
              </w:rPr>
            </w:pPr>
            <w:r>
              <w:rPr>
                <w:color w:val="000000"/>
              </w:rPr>
              <w:t>CNB,DT,LR,RF</w:t>
            </w:r>
          </w:p>
        </w:tc>
        <w:tc>
          <w:tcPr>
            <w:tcW w:w="980" w:type="dxa"/>
          </w:tcPr>
          <w:p w14:paraId="1E7EDD70" w14:textId="77777777" w:rsidR="009729B8" w:rsidRDefault="00296A1D" w:rsidP="00F87099">
            <w:pPr>
              <w:rPr>
                <w:color w:val="000000"/>
              </w:rPr>
            </w:pPr>
            <w:r>
              <w:rPr>
                <w:color w:val="000000"/>
              </w:rPr>
              <w:t>80% Accuracy</w:t>
            </w:r>
          </w:p>
        </w:tc>
      </w:tr>
    </w:tbl>
    <w:p w14:paraId="5265F465" w14:textId="77777777" w:rsidR="009729B8" w:rsidRDefault="00296A1D" w:rsidP="00F87099">
      <w:pPr>
        <w:pStyle w:val="Heading2"/>
        <w:numPr>
          <w:ilvl w:val="2"/>
          <w:numId w:val="23"/>
        </w:numPr>
        <w:jc w:val="both"/>
        <w:rPr>
          <w:rFonts w:ascii="Times New Roman" w:eastAsia="Times New Roman" w:hAnsi="Times New Roman" w:cs="Times New Roman"/>
        </w:rPr>
      </w:pPr>
      <w:bookmarkStart w:id="53" w:name="_Toc138250215"/>
      <w:r>
        <w:rPr>
          <w:rFonts w:ascii="Times New Roman" w:eastAsia="Times New Roman" w:hAnsi="Times New Roman" w:cs="Times New Roman"/>
        </w:rPr>
        <w:t>Limitations and challenges:</w:t>
      </w:r>
      <w:bookmarkEnd w:id="53"/>
    </w:p>
    <w:p w14:paraId="2C5DAE52" w14:textId="77777777" w:rsidR="009729B8" w:rsidRDefault="00296A1D" w:rsidP="00F87099">
      <w:pPr>
        <w:ind w:left="360"/>
      </w:pPr>
      <w:r>
        <w:t>The accuracy of our system is directly connected to quality and diversity of the training data that we used. There were challenges of noisy audio recordings and unclear sounds so through which it makes difficult for us to measure the quality we want. We have used different algorithms and the latest technologies to overcome this issue.</w:t>
      </w:r>
    </w:p>
    <w:p w14:paraId="20F53B49" w14:textId="77777777" w:rsidR="009729B8" w:rsidRDefault="00296A1D" w:rsidP="00F87099">
      <w:pPr>
        <w:pStyle w:val="Heading2"/>
        <w:numPr>
          <w:ilvl w:val="2"/>
          <w:numId w:val="23"/>
        </w:numPr>
        <w:jc w:val="both"/>
        <w:rPr>
          <w:rFonts w:ascii="Times New Roman" w:eastAsia="Times New Roman" w:hAnsi="Times New Roman" w:cs="Times New Roman"/>
        </w:rPr>
      </w:pPr>
      <w:bookmarkStart w:id="54" w:name="_Toc138250216"/>
      <w:r>
        <w:rPr>
          <w:rFonts w:ascii="Times New Roman" w:eastAsia="Times New Roman" w:hAnsi="Times New Roman" w:cs="Times New Roman"/>
        </w:rPr>
        <w:t>Insights:</w:t>
      </w:r>
      <w:bookmarkEnd w:id="54"/>
    </w:p>
    <w:p w14:paraId="7AF01B89" w14:textId="77777777" w:rsidR="009729B8" w:rsidRDefault="00296A1D" w:rsidP="00F87099">
      <w:pPr>
        <w:ind w:left="360"/>
      </w:pPr>
      <w:r>
        <w:t xml:space="preserve">Our system is a speech-based emotion recognition system that can be widely used as well in applications such as voice assistants, customer sentiment analysis, and mental health monitoring. The accurate analysis of our system makes us a personalized human-computer interaction system which is the main need. This will also enhance the emotion detection accuracy for expressing </w:t>
      </w:r>
    </w:p>
    <w:p w14:paraId="685D4390" w14:textId="77777777" w:rsidR="009729B8" w:rsidRDefault="00296A1D" w:rsidP="00F87099">
      <w:pPr>
        <w:pStyle w:val="Heading1"/>
        <w:ind w:left="0" w:firstLine="0"/>
        <w:jc w:val="both"/>
      </w:pPr>
      <w:bookmarkStart w:id="55" w:name="_Toc138250217"/>
      <w:r>
        <w:lastRenderedPageBreak/>
        <w:t>7. Conclusion and Future work</w:t>
      </w:r>
      <w:bookmarkEnd w:id="55"/>
    </w:p>
    <w:p w14:paraId="5CF5E19F" w14:textId="77777777" w:rsidR="009729B8" w:rsidRDefault="00296A1D" w:rsidP="00F87099">
      <w:pPr>
        <w:pBdr>
          <w:top w:val="nil"/>
          <w:left w:val="nil"/>
          <w:bottom w:val="nil"/>
          <w:right w:val="nil"/>
          <w:between w:val="nil"/>
        </w:pBdr>
        <w:rPr>
          <w:color w:val="000000"/>
        </w:rPr>
      </w:pPr>
      <w:r>
        <w:rPr>
          <w:color w:val="000000"/>
        </w:rPr>
        <w:t xml:space="preserve">This project has been successful </w:t>
      </w:r>
      <w:r>
        <w:t>in</w:t>
      </w:r>
      <w:r>
        <w:rPr>
          <w:color w:val="000000"/>
        </w:rPr>
        <w:t xml:space="preserve"> detecting the human emotions in different 7 categories as happy,</w:t>
      </w:r>
      <w:r w:rsidR="001A3EBE">
        <w:rPr>
          <w:color w:val="000000"/>
        </w:rPr>
        <w:t xml:space="preserve"> sad, angry, neutral,</w:t>
      </w:r>
      <w:r>
        <w:rPr>
          <w:color w:val="000000"/>
        </w:rPr>
        <w:t xml:space="preserve"> love, surprise</w:t>
      </w:r>
      <w:r>
        <w:t>,</w:t>
      </w:r>
      <w:r>
        <w:rPr>
          <w:color w:val="000000"/>
        </w:rPr>
        <w:t xml:space="preserve"> and fear. We have detected the emotions using </w:t>
      </w:r>
      <w:r>
        <w:t>audio</w:t>
      </w:r>
      <w:r>
        <w:rPr>
          <w:color w:val="000000"/>
        </w:rPr>
        <w:t xml:space="preserve"> as well </w:t>
      </w:r>
      <w:r>
        <w:t xml:space="preserve">as the </w:t>
      </w:r>
      <w:r>
        <w:rPr>
          <w:color w:val="000000"/>
        </w:rPr>
        <w:t>text of the people. By using the machine learning algorithms we have successfully deployed the four models as logistic regression, naïve bays, decision tree</w:t>
      </w:r>
      <w:r>
        <w:t>,</w:t>
      </w:r>
      <w:r>
        <w:rPr>
          <w:color w:val="000000"/>
        </w:rPr>
        <w:t xml:space="preserve"> and random forest. We obtained the highest accuracy for </w:t>
      </w:r>
      <w:r>
        <w:t xml:space="preserve">the </w:t>
      </w:r>
      <w:r>
        <w:rPr>
          <w:color w:val="000000"/>
        </w:rPr>
        <w:t xml:space="preserve">naïve bays system. The classifiers we have used gives us the best accuracy with </w:t>
      </w:r>
      <w:r>
        <w:t>their</w:t>
      </w:r>
      <w:r>
        <w:rPr>
          <w:color w:val="000000"/>
        </w:rPr>
        <w:t xml:space="preserve"> good performance matrices as accuracy, precision, recall</w:t>
      </w:r>
      <w:r>
        <w:t>,</w:t>
      </w:r>
      <w:r>
        <w:rPr>
          <w:color w:val="000000"/>
        </w:rPr>
        <w:t xml:space="preserve"> and F1-score and it detects the emotion of humans well accurately as expected.</w:t>
      </w:r>
    </w:p>
    <w:p w14:paraId="5FDD89B2" w14:textId="77777777" w:rsidR="009729B8" w:rsidRDefault="00296A1D" w:rsidP="00F87099">
      <w:pPr>
        <w:pBdr>
          <w:top w:val="nil"/>
          <w:left w:val="nil"/>
          <w:bottom w:val="nil"/>
          <w:right w:val="nil"/>
          <w:between w:val="nil"/>
        </w:pBdr>
        <w:rPr>
          <w:color w:val="000000"/>
        </w:rPr>
      </w:pPr>
      <w:r>
        <w:rPr>
          <w:color w:val="000000"/>
        </w:rPr>
        <w:t xml:space="preserve">The implications of this system </w:t>
      </w:r>
      <w:r>
        <w:t>are</w:t>
      </w:r>
      <w:r>
        <w:rPr>
          <w:color w:val="000000"/>
        </w:rPr>
        <w:t xml:space="preserve"> very significant in various domains </w:t>
      </w:r>
      <w:r>
        <w:t xml:space="preserve">such </w:t>
      </w:r>
      <w:r>
        <w:rPr>
          <w:color w:val="000000"/>
        </w:rPr>
        <w:t>as E-commerce, medical, health sectors, robotics, Education sectors, security, social media, business</w:t>
      </w:r>
      <w:r>
        <w:t>,</w:t>
      </w:r>
      <w:r>
        <w:rPr>
          <w:color w:val="000000"/>
        </w:rPr>
        <w:t xml:space="preserve"> and elections. Emotion recognition can give value able sights insights for </w:t>
      </w:r>
      <w:r>
        <w:t>businesses</w:t>
      </w:r>
      <w:r>
        <w:rPr>
          <w:color w:val="000000"/>
        </w:rPr>
        <w:t xml:space="preserve"> for improving their product, services</w:t>
      </w:r>
      <w:r>
        <w:t>,</w:t>
      </w:r>
      <w:r>
        <w:rPr>
          <w:color w:val="000000"/>
        </w:rPr>
        <w:t xml:space="preserve"> and customer experience with </w:t>
      </w:r>
      <w:r>
        <w:t xml:space="preserve">a </w:t>
      </w:r>
      <w:r>
        <w:rPr>
          <w:color w:val="000000"/>
        </w:rPr>
        <w:t xml:space="preserve">more friendly nature. Where understanding and responding to </w:t>
      </w:r>
      <w:r>
        <w:t>human</w:t>
      </w:r>
      <w:r>
        <w:rPr>
          <w:color w:val="000000"/>
        </w:rPr>
        <w:t xml:space="preserve"> emotions are very complex and difficult </w:t>
      </w:r>
      <w:r>
        <w:t>tasks</w:t>
      </w:r>
      <w:r>
        <w:rPr>
          <w:color w:val="000000"/>
        </w:rPr>
        <w:t xml:space="preserve"> but through this module</w:t>
      </w:r>
      <w:r>
        <w:t>,</w:t>
      </w:r>
      <w:r>
        <w:rPr>
          <w:color w:val="000000"/>
        </w:rPr>
        <w:t xml:space="preserve"> we will be able to detect human </w:t>
      </w:r>
      <w:r>
        <w:t>emotions</w:t>
      </w:r>
      <w:r>
        <w:rPr>
          <w:color w:val="000000"/>
        </w:rPr>
        <w:t xml:space="preserve"> accurately.</w:t>
      </w:r>
    </w:p>
    <w:p w14:paraId="50F851F2" w14:textId="77777777" w:rsidR="009729B8" w:rsidRDefault="00296A1D" w:rsidP="00F87099">
      <w:pPr>
        <w:pBdr>
          <w:top w:val="nil"/>
          <w:left w:val="nil"/>
          <w:bottom w:val="nil"/>
          <w:right w:val="nil"/>
          <w:between w:val="nil"/>
        </w:pBdr>
        <w:rPr>
          <w:color w:val="000000"/>
        </w:rPr>
      </w:pPr>
      <w:r>
        <w:rPr>
          <w:color w:val="000000"/>
        </w:rPr>
        <w:t xml:space="preserve">Detecting human emotions through </w:t>
      </w:r>
      <w:r>
        <w:t>their</w:t>
      </w:r>
      <w:r>
        <w:rPr>
          <w:color w:val="000000"/>
        </w:rPr>
        <w:t xml:space="preserve"> </w:t>
      </w:r>
      <w:r>
        <w:t>speeches</w:t>
      </w:r>
      <w:r>
        <w:rPr>
          <w:color w:val="000000"/>
        </w:rPr>
        <w:t xml:space="preserve"> and writings is really a complex task that always </w:t>
      </w:r>
      <w:r>
        <w:t>requires</w:t>
      </w:r>
      <w:r>
        <w:rPr>
          <w:color w:val="000000"/>
        </w:rPr>
        <w:t xml:space="preserve"> proper and careful consideration of many factors on which our system relies. </w:t>
      </w:r>
      <w:r>
        <w:t>Meanwhile</w:t>
      </w:r>
      <w:r>
        <w:rPr>
          <w:color w:val="000000"/>
        </w:rPr>
        <w:t xml:space="preserve"> creating this system our classifiers have shown desired and promising results that </w:t>
      </w:r>
      <w:r>
        <w:t>are</w:t>
      </w:r>
      <w:r>
        <w:rPr>
          <w:color w:val="000000"/>
        </w:rPr>
        <w:t xml:space="preserve"> improved and introduced. Future work and results in this area of </w:t>
      </w:r>
      <w:r>
        <w:t xml:space="preserve">the </w:t>
      </w:r>
      <w:r>
        <w:rPr>
          <w:color w:val="000000"/>
        </w:rPr>
        <w:t xml:space="preserve">field we worked on will expand the knowledge base and can also enhance the performance of the system. We have implemented and expanded </w:t>
      </w:r>
      <w:r>
        <w:t xml:space="preserve">our </w:t>
      </w:r>
      <w:r>
        <w:rPr>
          <w:color w:val="000000"/>
        </w:rPr>
        <w:t>knowledge with different new tools and technologies by its implementation and for future work:</w:t>
      </w:r>
    </w:p>
    <w:p w14:paraId="616C9A69" w14:textId="77777777" w:rsidR="009729B8" w:rsidRDefault="00296A1D" w:rsidP="00F87099">
      <w:pPr>
        <w:numPr>
          <w:ilvl w:val="0"/>
          <w:numId w:val="2"/>
        </w:numPr>
        <w:pBdr>
          <w:top w:val="nil"/>
          <w:left w:val="nil"/>
          <w:bottom w:val="nil"/>
          <w:right w:val="nil"/>
          <w:between w:val="nil"/>
        </w:pBdr>
        <w:rPr>
          <w:b/>
          <w:color w:val="000000"/>
        </w:rPr>
      </w:pPr>
      <w:r>
        <w:rPr>
          <w:b/>
          <w:color w:val="000000"/>
        </w:rPr>
        <w:t>Advance system:</w:t>
      </w:r>
    </w:p>
    <w:p w14:paraId="1E6CA4C2" w14:textId="77777777" w:rsidR="009729B8" w:rsidRPr="00F87099" w:rsidRDefault="00296A1D" w:rsidP="00F87099">
      <w:pPr>
        <w:pBdr>
          <w:top w:val="nil"/>
          <w:left w:val="nil"/>
          <w:bottom w:val="nil"/>
          <w:right w:val="nil"/>
          <w:between w:val="nil"/>
        </w:pBdr>
        <w:ind w:left="720"/>
        <w:rPr>
          <w:b/>
          <w:color w:val="000000"/>
        </w:rPr>
      </w:pPr>
      <w:r>
        <w:rPr>
          <w:color w:val="000000"/>
        </w:rPr>
        <w:t xml:space="preserve">We have successfully created an </w:t>
      </w:r>
      <w:r>
        <w:t>advanced</w:t>
      </w:r>
      <w:r>
        <w:rPr>
          <w:color w:val="000000"/>
        </w:rPr>
        <w:t xml:space="preserve"> AI approaches system that can detect human emotion which is really a complex task. We have used advanced techniques </w:t>
      </w:r>
      <w:r>
        <w:t xml:space="preserve">such </w:t>
      </w:r>
      <w:r>
        <w:rPr>
          <w:color w:val="000000"/>
        </w:rPr>
        <w:t xml:space="preserve">as word embedding, contextual embedding, and ML models to capture the desired results. These techniques </w:t>
      </w:r>
      <w:r>
        <w:t>have</w:t>
      </w:r>
      <w:r>
        <w:rPr>
          <w:color w:val="000000"/>
        </w:rPr>
        <w:t xml:space="preserve"> improved the system on the base of previous systems were made.</w:t>
      </w:r>
    </w:p>
    <w:p w14:paraId="48F96E8F" w14:textId="77777777" w:rsidR="009729B8" w:rsidRPr="00F87099" w:rsidRDefault="00296A1D" w:rsidP="00F87099">
      <w:pPr>
        <w:pStyle w:val="ListParagraph"/>
        <w:numPr>
          <w:ilvl w:val="0"/>
          <w:numId w:val="2"/>
        </w:numPr>
        <w:pBdr>
          <w:top w:val="nil"/>
          <w:left w:val="nil"/>
          <w:bottom w:val="nil"/>
          <w:right w:val="nil"/>
          <w:between w:val="nil"/>
        </w:pBdr>
        <w:rPr>
          <w:color w:val="000000"/>
        </w:rPr>
      </w:pPr>
      <w:r w:rsidRPr="00F87099">
        <w:rPr>
          <w:b/>
          <w:color w:val="000000"/>
        </w:rPr>
        <w:t xml:space="preserve">Real-time application: In work to the future it can be implemented on </w:t>
      </w:r>
      <w:r w:rsidRPr="00F87099">
        <w:rPr>
          <w:b/>
        </w:rPr>
        <w:t>a</w:t>
      </w:r>
      <w:r w:rsidRPr="00F87099">
        <w:rPr>
          <w:b/>
          <w:color w:val="000000"/>
        </w:rPr>
        <w:t xml:space="preserve"> </w:t>
      </w:r>
      <w:r w:rsidRPr="00F87099">
        <w:rPr>
          <w:b/>
        </w:rPr>
        <w:t>re</w:t>
      </w:r>
      <w:r>
        <w:t>al-time</w:t>
      </w:r>
      <w:r w:rsidRPr="00F87099">
        <w:rPr>
          <w:color w:val="000000"/>
        </w:rPr>
        <w:t xml:space="preserve"> application based through which we can record </w:t>
      </w:r>
      <w:r>
        <w:t>people's</w:t>
      </w:r>
      <w:r w:rsidRPr="00F87099">
        <w:rPr>
          <w:color w:val="000000"/>
        </w:rPr>
        <w:t xml:space="preserve"> speeches and we can detect their emotions on the basis of their speeches and </w:t>
      </w:r>
      <w:r>
        <w:t xml:space="preserve">the </w:t>
      </w:r>
      <w:r w:rsidRPr="00F87099">
        <w:rPr>
          <w:color w:val="000000"/>
        </w:rPr>
        <w:t>text they have written. This enhancement will allow different platforms to directly detect human emotions.</w:t>
      </w:r>
    </w:p>
    <w:p w14:paraId="241333C0" w14:textId="77777777" w:rsidR="009729B8" w:rsidRDefault="00296A1D" w:rsidP="00F87099">
      <w:pPr>
        <w:numPr>
          <w:ilvl w:val="0"/>
          <w:numId w:val="2"/>
        </w:numPr>
        <w:pBdr>
          <w:top w:val="nil"/>
          <w:left w:val="nil"/>
          <w:bottom w:val="nil"/>
          <w:right w:val="nil"/>
          <w:between w:val="nil"/>
        </w:pBdr>
        <w:rPr>
          <w:color w:val="000000"/>
        </w:rPr>
      </w:pPr>
      <w:r>
        <w:rPr>
          <w:b/>
          <w:color w:val="000000"/>
        </w:rPr>
        <w:t>Data Imbalance:</w:t>
      </w:r>
      <w:r>
        <w:rPr>
          <w:color w:val="000000"/>
        </w:rPr>
        <w:t xml:space="preserve"> In </w:t>
      </w:r>
      <w:r>
        <w:t xml:space="preserve">the </w:t>
      </w:r>
      <w:r>
        <w:rPr>
          <w:color w:val="000000"/>
        </w:rPr>
        <w:t xml:space="preserve">future data imbalance issues can also be raised as repeating the data to the systems where we will consider to not oversampling, </w:t>
      </w:r>
      <w:r>
        <w:t>or under-sampling</w:t>
      </w:r>
      <w:r>
        <w:rPr>
          <w:color w:val="000000"/>
        </w:rPr>
        <w:t xml:space="preserve"> of the data distribution and will also improve the </w:t>
      </w:r>
      <w:r>
        <w:t>model's</w:t>
      </w:r>
      <w:r>
        <w:rPr>
          <w:color w:val="000000"/>
        </w:rPr>
        <w:t xml:space="preserve"> accuracy through classifying it to relevant models.</w:t>
      </w:r>
    </w:p>
    <w:p w14:paraId="0FB51163" w14:textId="77777777" w:rsidR="009729B8" w:rsidRDefault="00296A1D" w:rsidP="00F87099">
      <w:pPr>
        <w:numPr>
          <w:ilvl w:val="0"/>
          <w:numId w:val="2"/>
        </w:numPr>
        <w:pBdr>
          <w:top w:val="nil"/>
          <w:left w:val="nil"/>
          <w:bottom w:val="nil"/>
          <w:right w:val="nil"/>
          <w:between w:val="nil"/>
        </w:pBdr>
        <w:rPr>
          <w:color w:val="000000"/>
        </w:rPr>
      </w:pPr>
      <w:r>
        <w:rPr>
          <w:b/>
          <w:color w:val="000000"/>
        </w:rPr>
        <w:t>Error Analysis:</w:t>
      </w:r>
      <w:r>
        <w:rPr>
          <w:color w:val="000000"/>
        </w:rPr>
        <w:t xml:space="preserve"> There would be different patterns as technology </w:t>
      </w:r>
      <w:r>
        <w:t>advances</w:t>
      </w:r>
      <w:r>
        <w:rPr>
          <w:color w:val="000000"/>
        </w:rPr>
        <w:t xml:space="preserve"> and will also enhance or update the systems requirements as well the errors inside. To which overcome the errors </w:t>
      </w:r>
      <w:r>
        <w:t xml:space="preserve">that </w:t>
      </w:r>
      <w:r>
        <w:rPr>
          <w:color w:val="000000"/>
        </w:rPr>
        <w:t xml:space="preserve">will be faced by classifiers and different models we will also train the model to deal with </w:t>
      </w:r>
      <w:r>
        <w:t>them</w:t>
      </w:r>
      <w:r>
        <w:rPr>
          <w:color w:val="000000"/>
        </w:rPr>
        <w:t>.</w:t>
      </w:r>
    </w:p>
    <w:p w14:paraId="3068C521" w14:textId="77777777" w:rsidR="009729B8" w:rsidRDefault="00296A1D" w:rsidP="00F87099">
      <w:pPr>
        <w:pBdr>
          <w:top w:val="nil"/>
          <w:left w:val="nil"/>
          <w:bottom w:val="nil"/>
          <w:right w:val="nil"/>
          <w:between w:val="nil"/>
        </w:pBdr>
        <w:ind w:left="360"/>
        <w:rPr>
          <w:color w:val="000000"/>
        </w:rPr>
      </w:pPr>
      <w:r>
        <w:rPr>
          <w:color w:val="000000"/>
        </w:rPr>
        <w:t xml:space="preserve">By addressing these recommendations and conducting more relevant searches on this system we would be able to update the system as well </w:t>
      </w:r>
      <w:r>
        <w:t xml:space="preserve">as </w:t>
      </w:r>
      <w:r>
        <w:rPr>
          <w:color w:val="000000"/>
        </w:rPr>
        <w:t xml:space="preserve">the requirements that we need to retain it to work effectively and efficiently. The knowledge in this field of areas is very vast and can be expanded by different </w:t>
      </w:r>
      <w:r>
        <w:t>research</w:t>
      </w:r>
      <w:r>
        <w:rPr>
          <w:color w:val="000000"/>
        </w:rPr>
        <w:t xml:space="preserve"> and implementations which will then result </w:t>
      </w:r>
      <w:r>
        <w:t>in</w:t>
      </w:r>
      <w:r>
        <w:rPr>
          <w:color w:val="000000"/>
        </w:rPr>
        <w:t xml:space="preserve"> the best accuracy given systems. This will always facilitate the better understanding and interaction between humans and machines to work more friendly and understanding of each other. Different advancements in this system will </w:t>
      </w:r>
      <w:r>
        <w:t>make</w:t>
      </w:r>
      <w:r>
        <w:rPr>
          <w:color w:val="000000"/>
        </w:rPr>
        <w:t xml:space="preserve"> the accuracy better, more context-aware</w:t>
      </w:r>
      <w:r>
        <w:t>,</w:t>
      </w:r>
      <w:r>
        <w:rPr>
          <w:color w:val="000000"/>
        </w:rPr>
        <w:t xml:space="preserve"> and intelligent systems that can facilitate humans better. </w:t>
      </w:r>
    </w:p>
    <w:p w14:paraId="3E5F4560" w14:textId="77777777" w:rsidR="009729B8" w:rsidRDefault="00296A1D" w:rsidP="00F87099">
      <w:pPr>
        <w:pStyle w:val="Heading1"/>
        <w:jc w:val="both"/>
      </w:pPr>
      <w:bookmarkStart w:id="56" w:name="_Toc138250218"/>
      <w:r>
        <w:lastRenderedPageBreak/>
        <w:t>8. References/ Bibliography</w:t>
      </w:r>
      <w:bookmarkEnd w:id="56"/>
      <w:r>
        <w:t xml:space="preserve"> </w:t>
      </w:r>
    </w:p>
    <w:p w14:paraId="67F54B2A" w14:textId="77777777" w:rsidR="00C3611A" w:rsidRDefault="00D013F6" w:rsidP="007757BF">
      <w:pPr>
        <w:jc w:val="left"/>
      </w:pPr>
      <w:r>
        <w:fldChar w:fldCharType="begin" w:fldLock="1"/>
      </w:r>
      <w:r>
        <w:instrText>ADDIN CSL_CITATION {"citationItems":[{"id":"ITEM-1","itemData":{"DOI":"10.1109/ACCESS.2020.2990405","ISSN":"21693536","abstract":"Emotional state recognition of a speaker is a difficult task for machine learning algorithms which plays an important role in the field of speech emotion recognition (SER). SER plays a significant role in many real-time applications such as human behavior assessment, human-robot interaction, virtual reality, and emergency centers to analyze the emotional state of speakers. Previous research in this field is mostly focused on handcrafted features and traditional convolutional neural network (CNN) models used to extract high-level features from speech spectrograms to increase the recognition accuracy and overall model cost complexity. In contrast, we introduce a novel framework for SER using a key sequence segment selection based on redial based function network (RBFN) similarity measurement in clusters. The selected sequence is converted into a spectrogram by applying the STFT algorithm and passed into the CNN model to extract the discriminative and salient features from the speech spectrogram. Furthermore, we normalize the CNN features to ensure precise recognition performance and feed them to the deep bi-directional long short-term memory (BiLSTM) to learn the temporal information for recognizing the final state of emotion. In the proposed technique, we process the key segments instead of the whole utterance to reduce the computational complexity of the overall model and normalize the CNN features before their actual processing, so that it can easily recognize the Spatio-temporal information. The proposed system is evaluated over different standard dataset including IEMOCAP, EMO-DB, and RAVDESS to improve the recognition accuracy and reduce the processing time of the model, respectively. The robustness and effectiveness of the suggested SER model is proved from the experimentations when compared to state-of-the-art SER methods with an achieve up to 72.25%, 85.57%, and 77.02% accuracy over IEMOCAP, EMO-DB, and RAVDESS dataset, respectively.","author":[{"dropping-particle":"","family":"Mustaqeem","given":"","non-dropping-particle":"","parse-names":false,"suffix":""},{"dropping-particle":"","family":"Sajjad","given":"Muhammad","non-dropping-particle":"","parse-names":false,"suffix":""},{"dropping-particle":"","family":"Kwon","given":"Soonil","non-dropping-particle":"","parse-names":false,"suffix":""}],"container-title":"IEEE Access","id":"ITEM-1","issued":{"date-parts":[["2020"]]},"page":"79861-79875","title":"Clustering-Based Speech Emotion Recognition by Incorporating Learned Features and Deep BiLSTM","type":"article-journal","volume":"8"},"uris":["http://www.mendeley.com/documents/?uuid=7890e748-2c03-4665-9d4e-8bc7fb3cfdaa"]}],"mendeley":{"formattedCitation":"[1]","plainTextFormattedCitation":"[1]","previouslyFormattedCitation":"[1]"},"properties":{"noteIndex":0},"schema":"https://github.com/citation-style-language/schema/raw/master/csl-citation.json"}</w:instrText>
      </w:r>
      <w:r>
        <w:fldChar w:fldCharType="separate"/>
      </w:r>
      <w:r w:rsidRPr="00D013F6">
        <w:rPr>
          <w:noProof/>
        </w:rPr>
        <w:t>[1]</w:t>
      </w:r>
      <w:r>
        <w:fldChar w:fldCharType="end"/>
      </w:r>
      <w:r>
        <w:t xml:space="preserve"> </w:t>
      </w:r>
      <w:r w:rsidR="003D350E" w:rsidRPr="003D350E">
        <w:t xml:space="preserve">M. Sajjad and S. Kwon, "Clustering-based speech emotion recognition by incorporating learned features and deep </w:t>
      </w:r>
      <w:proofErr w:type="spellStart"/>
      <w:r w:rsidR="003D350E" w:rsidRPr="003D350E">
        <w:t>BiLSTM</w:t>
      </w:r>
      <w:proofErr w:type="spellEnd"/>
      <w:r w:rsidR="003D350E" w:rsidRPr="003D350E">
        <w:t>," IEEE Access, vol. 8, pp. 79861-79875, 2020. [Online].</w:t>
      </w:r>
    </w:p>
    <w:p w14:paraId="48517B8D" w14:textId="77777777" w:rsidR="003D350E" w:rsidRPr="003D350E" w:rsidRDefault="003D350E" w:rsidP="007757BF">
      <w:r w:rsidRPr="003D350E">
        <w:t xml:space="preserve">Available: </w:t>
      </w:r>
      <w:hyperlink r:id="rId25" w:tgtFrame="_new" w:history="1">
        <w:r w:rsidRPr="003D350E">
          <w:rPr>
            <w:rStyle w:val="Hyperlink"/>
          </w:rPr>
          <w:t>https://ieeexplore.ieee.org/abstract/document/9078789</w:t>
        </w:r>
      </w:hyperlink>
    </w:p>
    <w:p w14:paraId="78FD9C46" w14:textId="77777777" w:rsidR="00C3611A" w:rsidRDefault="00D013F6" w:rsidP="007757BF">
      <w:r>
        <w:fldChar w:fldCharType="begin" w:fldLock="1"/>
      </w:r>
      <w:r>
        <w:instrText>ADDIN CSL_CITATION {"citationItems":[{"id":"ITEM-1","itemData":{"DOI":"10.21437/Interspeech.2021-1852","ISBN":"9781713836902","ISSN":"19909772","abstract":"Speech emotion recognition (SER) classifies speech into emotion categories such as: Happy, Angry, Sad and Neutral. Recently, deep learning has been applied to the SER task. This paper proposes a multi-task learning (MTL) framework to simultaneously perform speech-to-text recognition and emotion classification, with an end-to-end deep neural model based on wav2vec-2.0. Experiments on the IEMOCAP benchmark show that the proposed method achieves the state-of-the-art performance on the SER task. In addition, an ablation study establishes the effectiveness of the proposed MTL framework.","author":[{"dropping-particle":"","family":"Cai","given":"Xingyu","non-dropping-particle":"","parse-names":false,"suffix":""},{"dropping-particle":"","family":"Yuan","given":"Jiahong","non-dropping-particle":"","parse-names":false,"suffix":""},{"dropping-particle":"","family":"Zheng","given":"Renjie","non-dropping-particle":"","parse-names":false,"suffix":""},{"dropping-particle":"","family":"Huang","given":"Liang","non-dropping-particle":"","parse-names":false,"suffix":""},{"dropping-particle":"","family":"Church","given":"Kenneth","non-dropping-particle":"","parse-names":false,"suffix":""}],"container-title":"Proceedings of the Annual Conference of the International Speech Communication Association, INTERSPEECH","id":"ITEM-1","issued":{"date-parts":[["2021"]]},"page":"611-615","title":"Speech Emotion Recognition with Multi-task Learning","type":"article-journal","volume":"1"},"uris":["http://www.mendeley.com/documents/?uuid=c27f0c0a-8fa6-4d5f-af12-5bae98386c98"]}],"mendeley":{"formattedCitation":"[2]","plainTextFormattedCitation":"[2]","previouslyFormattedCitation":"[2]"},"properties":{"noteIndex":0},"schema":"https://github.com/citation-style-language/schema/raw/master/csl-citation.json"}</w:instrText>
      </w:r>
      <w:r>
        <w:fldChar w:fldCharType="separate"/>
      </w:r>
      <w:r w:rsidRPr="00D013F6">
        <w:rPr>
          <w:noProof/>
        </w:rPr>
        <w:t>[2]</w:t>
      </w:r>
      <w:r>
        <w:fldChar w:fldCharType="end"/>
      </w:r>
      <w:r>
        <w:t xml:space="preserve"> </w:t>
      </w:r>
      <w:r w:rsidR="003D350E" w:rsidRPr="003D350E">
        <w:t xml:space="preserve">X. Cai, et al., "Speech Emotion Recognition with Multi-Task Learning," in </w:t>
      </w:r>
      <w:proofErr w:type="spellStart"/>
      <w:r w:rsidR="003D350E" w:rsidRPr="003D350E">
        <w:t>Interspeech</w:t>
      </w:r>
      <w:proofErr w:type="spellEnd"/>
      <w:r w:rsidR="003D350E" w:rsidRPr="003D350E">
        <w:t xml:space="preserve">, vol. 2021, 2021. [Online]. </w:t>
      </w:r>
    </w:p>
    <w:p w14:paraId="34611148" w14:textId="77777777" w:rsidR="003D350E" w:rsidRPr="003D350E" w:rsidRDefault="003D350E" w:rsidP="007757BF">
      <w:r w:rsidRPr="003D350E">
        <w:t xml:space="preserve">Available: </w:t>
      </w:r>
      <w:hyperlink r:id="rId26" w:tgtFrame="_new" w:history="1">
        <w:r w:rsidRPr="003D350E">
          <w:rPr>
            <w:rStyle w:val="Hyperlink"/>
          </w:rPr>
          <w:t>https://openreview.net/pdf?id=K90Yn2bZZ37H</w:t>
        </w:r>
      </w:hyperlink>
    </w:p>
    <w:p w14:paraId="0AE0C7B5" w14:textId="77777777" w:rsidR="00C3611A" w:rsidRDefault="00D013F6" w:rsidP="007757BF">
      <w:r>
        <w:fldChar w:fldCharType="begin" w:fldLock="1"/>
      </w:r>
      <w:r>
        <w:instrText>ADDIN CSL_CITATION {"citationItems":[{"id":"ITEM-1","itemData":{"DOI":"10.1016/j.procs.2015.02.112","ISSN":"18770509","abstract":"One of the greatest challenges in speech technology is estimating the speaker's emotion. Most of the existing approaches concentrate either on audio or text features. In this work, we propose a novel approach for emotion classification of audio conversation based on both speech and text. The novelty in this approach is in the choice of features and the generation of a single feature vector for classification. Our main intention is to increase the accuracy of emotion classification of speech by considering both audio and text features. In this work we use standard methods such as Natural Language Processing, Support Vector Machines, WordNet Affect and SentiWordNet. The dataset for this work have been taken from Semval -2007 and eNTERFACE'05 EMOTION Database.","author":[{"dropping-particle":"","family":"Bhaskar","given":"Jasmine","non-dropping-particle":"","parse-names":false,"suffix":""},{"dropping-particle":"","family":"Sruthi","given":"K.","non-dropping-particle":"","parse-names":false,"suffix":""},{"dropping-particle":"","family":"Nedungadi","given":"Prema","non-dropping-particle":"","parse-names":false,"suffix":""}],"container-title":"Procedia Computer Science","id":"ITEM-1","issued":{"date-parts":[["2015"]]},"page":"635-643","title":"Hybrid approach for emotion classification of audio conversation based on text and speech mining","type":"article-journal","volume":"46"},"uris":["http://www.mendeley.com/documents/?uuid=59fcef93-3fa0-4592-9f28-24245687ead9"]}],"mendeley":{"formattedCitation":"[3]","plainTextFormattedCitation":"[3]","previouslyFormattedCitation":"[3]"},"properties":{"noteIndex":0},"schema":"https://github.com/citation-style-language/schema/raw/master/csl-citation.json"}</w:instrText>
      </w:r>
      <w:r>
        <w:fldChar w:fldCharType="separate"/>
      </w:r>
      <w:r w:rsidRPr="00D013F6">
        <w:rPr>
          <w:noProof/>
        </w:rPr>
        <w:t>[3]</w:t>
      </w:r>
      <w:r>
        <w:fldChar w:fldCharType="end"/>
      </w:r>
      <w:r>
        <w:t xml:space="preserve"> </w:t>
      </w:r>
      <w:r w:rsidR="003D350E" w:rsidRPr="003D350E">
        <w:t xml:space="preserve">J. Bhaskar, K. Sruthi, and P. </w:t>
      </w:r>
      <w:proofErr w:type="spellStart"/>
      <w:r w:rsidR="003D350E" w:rsidRPr="003D350E">
        <w:t>Nedungadi</w:t>
      </w:r>
      <w:proofErr w:type="spellEnd"/>
      <w:r w:rsidR="003D350E" w:rsidRPr="003D350E">
        <w:t>, "Hybrid approach for emotion classification of audio conversation based on text and speech mining," Procedia</w:t>
      </w:r>
      <w:r w:rsidR="00C3611A">
        <w:t xml:space="preserve"> Computer Science, vol. 46, pp.635-643,2015.</w:t>
      </w:r>
      <w:r w:rsidR="003D350E" w:rsidRPr="003D350E">
        <w:t xml:space="preserve">[Online]. </w:t>
      </w:r>
    </w:p>
    <w:p w14:paraId="6C5A2858" w14:textId="77777777" w:rsidR="003D350E" w:rsidRPr="003D350E" w:rsidRDefault="003D350E" w:rsidP="007757BF">
      <w:r w:rsidRPr="003D350E">
        <w:t xml:space="preserve">Available: </w:t>
      </w:r>
      <w:hyperlink r:id="rId27" w:tgtFrame="_new" w:history="1">
        <w:r w:rsidRPr="003D350E">
          <w:rPr>
            <w:rStyle w:val="Hyperlink"/>
          </w:rPr>
          <w:t>https://www.sciencedirect.com/science/article/pii/S1877050915001763</w:t>
        </w:r>
      </w:hyperlink>
    </w:p>
    <w:p w14:paraId="59CA9DA5" w14:textId="77777777" w:rsidR="00C3611A" w:rsidRDefault="00D013F6" w:rsidP="007757BF">
      <w:r>
        <w:fldChar w:fldCharType="begin" w:fldLock="1"/>
      </w:r>
      <w:r>
        <w:instrText>ADDIN CSL_CITATION {"citationItems":[{"id":"ITEM-1","itemData":{"DOI":"10.1515/jisys-2022-0001","ISSN":"03341860","abstract":"Emotional recognition has arisen as an essential field of study that can expose a variety of valuable inputs. Emotion can be articulated in several means that can be seen, like speech and facial expressions, written text, and gestures. Emotion recognition in a text document is fundamentally a content-based classification issue, including notions from natural language processing (NLP) and deep learning fields. Hence, in this study, deep learning assisted semantic text analysis (DLSTA) has been proposed for human emotion detection using big data. Emotion detection from textual sources can be done utilizing notions of Natural Language Processing. Word embeddings are extensively utilized for several NLP tasks, like machine translation, sentiment analysis, and question answering. NLP techniques improve the performance of learning-based methods by incorporating the semantic and syntactic features of the text. The numerical outcomes demonstrate that the suggested method achieves an expressively superior quality of human emotion detection rate of 97.22% and the classification accuracy rate of 98.02% with different state-of-the-art methods and can be enhanced by other emotional word embeddings.","author":[{"dropping-particle":"","family":"Guo","given":"Jia","non-dropping-particle":"","parse-names":false,"suffix":""}],"container-title":"Journal of Intelligent Systems","id":"ITEM-1","issue":"1","issued":{"date-parts":[["2022"]]},"page":"113-126","title":"Deep learning approach to text analysis for human emotion detection from big data","type":"article-journal","volume":"31"},"uris":["http://www.mendeley.com/documents/?uuid=618a60a5-8a37-45de-a751-557dc6feb826"]}],"mendeley":{"formattedCitation":"[4]","plainTextFormattedCitation":"[4]","previouslyFormattedCitation":"[4]"},"properties":{"noteIndex":0},"schema":"https://github.com/citation-style-language/schema/raw/master/csl-citation.json"}</w:instrText>
      </w:r>
      <w:r>
        <w:fldChar w:fldCharType="separate"/>
      </w:r>
      <w:r w:rsidRPr="00D013F6">
        <w:rPr>
          <w:noProof/>
        </w:rPr>
        <w:t>[4]</w:t>
      </w:r>
      <w:r>
        <w:fldChar w:fldCharType="end"/>
      </w:r>
      <w:r>
        <w:t xml:space="preserve"> </w:t>
      </w:r>
      <w:r w:rsidR="003D350E" w:rsidRPr="003D350E">
        <w:t xml:space="preserve">J. Guo, "Deep learning approach to text analysis for human emotion detection from big data," Journal of Intelligent Systems, vol. 31, no. 1, pp. 113-126, 2022. [Online]. </w:t>
      </w:r>
    </w:p>
    <w:p w14:paraId="4D0EAF83" w14:textId="77777777" w:rsidR="003D350E" w:rsidRPr="003D350E" w:rsidRDefault="003D350E" w:rsidP="007757BF">
      <w:r w:rsidRPr="003D350E">
        <w:t xml:space="preserve">Available: </w:t>
      </w:r>
      <w:hyperlink r:id="rId28" w:tgtFrame="_new" w:history="1">
        <w:r w:rsidRPr="003D350E">
          <w:rPr>
            <w:rStyle w:val="Hyperlink"/>
          </w:rPr>
          <w:t>https://www.degruyter.com/document/doi/10.1515/jisys-2022-0001/html</w:t>
        </w:r>
      </w:hyperlink>
    </w:p>
    <w:p w14:paraId="477015FF" w14:textId="77777777" w:rsidR="00C3611A" w:rsidRDefault="00D013F6" w:rsidP="007757BF">
      <w:r>
        <w:fldChar w:fldCharType="begin" w:fldLock="1"/>
      </w:r>
      <w:r>
        <w:instrText>ADDIN CSL_CITATION {"citationItems":[{"id":"ITEM-1","itemData":{"DOI":"10.1109/ICASSP43922.2022.9747870","ISBN":"9781665405409","ISSN":"15206149","abstract":"Self-supervised pre-trained features have consistently delivered state-of-art results in the field of natural language processing (NLP); however, their merits in the field of speech emotion recognition (SER) still need further investigation. In this paper we introduce a modular End-to-End (E2E) SER system based on an Upstream + Downstream architecture paradigm, which allows easy use/integration of a large variety of self-supervised features. Several SER experiments for predicting categorical emotion classes from the IEMOCAP dataset are performed. These experiments investigate interactions among fine-tuning of self-supervised feature models, aggregation of frame-level features into utterance-level features and back-end classification networks. The proposed monomodal speech-only based system not only achieves SOTA results, but also brings light to the possibility of powerful and well fine-tuned self-supervised acoustic features that reach results similar to the results achieved by SOTA multimodal systems using both Speech and Text modalities.","author":[{"dropping-particle":"","family":"Morais","given":"Edmilson","non-dropping-particle":"","parse-names":false,"suffix":""},{"dropping-particle":"","family":"Hoory","given":"Ron","non-dropping-particle":"","parse-names":false,"suffix":""},{"dropping-particle":"","family":"Zhu","given":"Weizhong","non-dropping-particle":"","parse-names":false,"suffix":""},{"dropping-particle":"","family":"Gat","given":"Itai","non-dropping-particle":"","parse-names":false,"suffix":""},{"dropping-particle":"","family":"Damasceno","given":"Matheus","non-dropping-particle":"","parse-names":false,"suffix":""},{"dropping-particle":"","family":"Aronowitz","given":"Hagai","non-dropping-particle":"","parse-names":false,"suffix":""}],"container-title":"ICASSP, IEEE International Conference on Acoustics, Speech and Signal Processing - Proceedings","id":"ITEM-1","issued":{"date-parts":[["2022"]]},"page":"6922-6926","title":"Speech Emotion Recognition Using Self-Supervised Features","type":"article-journal","volume":"2022-May"},"uris":["http://www.mendeley.com/documents/?uuid=56fc65b0-5ff3-4c48-8c24-f029515c02f3"]}],"mendeley":{"formattedCitation":"[5]","plainTextFormattedCitation":"[5]","previouslyFormattedCitation":"[5]"},"properties":{"noteIndex":0},"schema":"https://github.com/citation-style-language/schema/raw/master/csl-citation.json"}</w:instrText>
      </w:r>
      <w:r>
        <w:fldChar w:fldCharType="separate"/>
      </w:r>
      <w:r w:rsidRPr="00D013F6">
        <w:rPr>
          <w:noProof/>
        </w:rPr>
        <w:t>[5]</w:t>
      </w:r>
      <w:r>
        <w:fldChar w:fldCharType="end"/>
      </w:r>
      <w:r>
        <w:t xml:space="preserve"> </w:t>
      </w:r>
      <w:r w:rsidR="003D350E" w:rsidRPr="003D350E">
        <w:t xml:space="preserve">E. </w:t>
      </w:r>
      <w:proofErr w:type="spellStart"/>
      <w:r w:rsidR="003D350E" w:rsidRPr="003D350E">
        <w:t>Morais</w:t>
      </w:r>
      <w:proofErr w:type="spellEnd"/>
      <w:r w:rsidR="003D350E" w:rsidRPr="003D350E">
        <w:t>, et al., "Speech emotion recognition using self-supervised features," in ICASSP 2022-2022 IEEE International Conference on Acoustics, Speech and Signal Process</w:t>
      </w:r>
      <w:r w:rsidR="00C3611A">
        <w:t>ing (ICASSP),2022.</w:t>
      </w:r>
      <w:r w:rsidR="003D350E" w:rsidRPr="003D350E">
        <w:t xml:space="preserve">[Online]. </w:t>
      </w:r>
    </w:p>
    <w:p w14:paraId="3208B692" w14:textId="77777777" w:rsidR="003D350E" w:rsidRPr="003D350E" w:rsidRDefault="003D350E" w:rsidP="007757BF">
      <w:r w:rsidRPr="003D350E">
        <w:t xml:space="preserve">Available: </w:t>
      </w:r>
      <w:hyperlink r:id="rId29" w:tgtFrame="_new" w:history="1">
        <w:r w:rsidRPr="003D350E">
          <w:rPr>
            <w:rStyle w:val="Hyperlink"/>
          </w:rPr>
          <w:t>https://ieeexplore.ieee.org/abstract/document/9747870/</w:t>
        </w:r>
      </w:hyperlink>
    </w:p>
    <w:p w14:paraId="6B05F187" w14:textId="77777777" w:rsidR="007757BF" w:rsidRDefault="00D013F6" w:rsidP="007757BF">
      <w:r>
        <w:fldChar w:fldCharType="begin" w:fldLock="1"/>
      </w:r>
      <w:r>
        <w:instrText>ADDIN CSL_CITATION {"citationItems":[{"id":"ITEM-1","itemData":{"DOI":"10.1109/SLT.2018.8639583","ISBN":"9781538643341","abstract":"Speech emotion recognition is a challenging task, and extensive reliance has been placed on models that use audio features in building well-performing classifiers. In this paper, we propose a novel deep dual recurrent encoder model that utilizes text data and audio signals simultaneously to obtain a better understanding of speech data. As emotional dialogue is composed of sound and spoken content, our model encodes the information from audio and text sequences using dual recurrent neural networks (RNNs) and then combines the information from these sources to predict the emotion class. This architecture analyzes speech data from the signal level to the language level, and it thus utilizes the information within the data more comprehensively than models that focus on audio features. Extensive experiments are conducted to investigate the efficacy and properties of the proposed model. Our proposed model outperforms previous state-of-the-art methods in assigning data to one of four emotion categories (i.e., angry, happy, sad and neutral) when the model is applied to the IEMOCAP dataset, as reflected by accuracies ranging from 68.8% to 71.8%.","author":[{"dropping-particle":"","family":"Yoon","given":"Seunghyun","non-dropping-particle":"","parse-names":false,"suffix":""},{"dropping-particle":"","family":"Byun","given":"Seokhyun","non-dropping-particle":"","parse-names":false,"suffix":""},{"dropping-particle":"","family":"Jung","given":"Kyomin","non-dropping-particle":"","parse-names":false,"suffix":""}],"container-title":"2018 IEEE Spoken Language Technology Workshop, SLT 2018 - Proceedings","id":"ITEM-1","issued":{"date-parts":[["2019"]]},"page":"112-118","title":"Multimodal Speech Emotion Recognition Using Audio and Text","type":"article-journal"},"uris":["http://www.mendeley.com/documents/?uuid=7fdc2b58-5fa4-4418-9849-44e8d90a19df"]}],"mendeley":{"formattedCitation":"[6]","plainTextFormattedCitation":"[6]","previouslyFormattedCitation":"[6]"},"properties":{"noteIndex":0},"schema":"https://github.com/citation-style-language/schema/raw/master/csl-citation.json"}</w:instrText>
      </w:r>
      <w:r>
        <w:fldChar w:fldCharType="separate"/>
      </w:r>
      <w:r w:rsidRPr="00D013F6">
        <w:rPr>
          <w:noProof/>
        </w:rPr>
        <w:t>[6]</w:t>
      </w:r>
      <w:r>
        <w:fldChar w:fldCharType="end"/>
      </w:r>
      <w:r>
        <w:t xml:space="preserve"> </w:t>
      </w:r>
      <w:r w:rsidR="003D350E" w:rsidRPr="003D350E">
        <w:t xml:space="preserve">S. Yoon, S. Byun, and K. Jung, "Multimodal speech emotion recognition using audio and text," in 2018 IEEE Spoken Language Technology Workshop (SLT), 2018. [Online]. </w:t>
      </w:r>
    </w:p>
    <w:p w14:paraId="1350DE33" w14:textId="22712E32" w:rsidR="00C35F9D" w:rsidRDefault="003D350E" w:rsidP="007757BF">
      <w:r w:rsidRPr="003D350E">
        <w:t xml:space="preserve">Available: </w:t>
      </w:r>
      <w:hyperlink r:id="rId30" w:tgtFrame="_new" w:history="1">
        <w:r w:rsidRPr="003D350E">
          <w:rPr>
            <w:rStyle w:val="Hyperlink"/>
          </w:rPr>
          <w:t>https://ieeexplore.ieee.org/abstract/document/8639583/</w:t>
        </w:r>
      </w:hyperlink>
    </w:p>
    <w:p w14:paraId="2069183B" w14:textId="77777777" w:rsidR="00C3611A" w:rsidRDefault="00D013F6" w:rsidP="007757BF">
      <w:r>
        <w:fldChar w:fldCharType="begin" w:fldLock="1"/>
      </w:r>
      <w:r>
        <w:instrText>ADDIN CSL_CITATION {"citationItems":[{"id":"ITEM-1","itemData":{"abstract":"In current days emotion analysis has been attracting many users to continue their research towards detecting various emotions from natural text. Almost a lot of study is being done in the area of Artificial Intelligence (AI), which mainly focuses on identifying the human state rather than digging the inner reason behind those state or emotions, like why those states are not recognized properly. There were many failures in the primitive methods for emotion detection because of improper correlation among emotions. Hence this motivated me to design a new model, which can fill the gap between emotion recognition and emotion correlation mining through natural language text from text conversations. In this proposed model, we try to mine emotion correlation from emotion recognition through natural text by using various kinds of features and by applying machine learning and deep learning pre-trained models. The main features are anger, disgust, fear, guilt, joy, sadness, and shame. By conducting various experiments on proposed models by taking a sample dataset collected from the Kaggle website, we try to observe the performance metrics of each and every individual algorithm in order to detect the emotions very accurately from natural language text.","author":[{"dropping-particle":"","family":"Madhuri","given":"Simhadri","non-dropping-particle":"","parse-names":false,"suffix":""},{"dropping-particle":"","family":"Lakshmi","given":"S Venkata","non-dropping-particle":"","parse-names":false,"suffix":""}],"container-title":"Turkish Journal of Computer and Mathematics Education","id":"ITEM-1","issue":"10","issued":{"date-parts":[["2021"]]},"page":"4095-4103","title":"Detecting Emotion from Natural Language Text Using Hybrid and NLP Pre-trained Models","type":"article-journal","volume":"12"},"uris":["http://www.mendeley.com/documents/?uuid=d98ef30c-9901-4fcd-a772-7e4cd1645fdd"]}],"mendeley":{"formattedCitation":"[7]","plainTextFormattedCitation":"[7]","previouslyFormattedCitation":"[7]"},"properties":{"noteIndex":0},"schema":"https://github.com/citation-style-language/schema/raw/master/csl-citation.json"}</w:instrText>
      </w:r>
      <w:r>
        <w:fldChar w:fldCharType="separate"/>
      </w:r>
      <w:r w:rsidRPr="00D013F6">
        <w:rPr>
          <w:noProof/>
        </w:rPr>
        <w:t>[7]</w:t>
      </w:r>
      <w:r>
        <w:fldChar w:fldCharType="end"/>
      </w:r>
      <w:r>
        <w:t xml:space="preserve"> </w:t>
      </w:r>
      <w:r w:rsidR="003D350E" w:rsidRPr="00C3611A">
        <w:t xml:space="preserve">S. Madhuri, "Detecting emotion from natural language text using hybrid and NLP pre-trained models," Turkish Journal of Computer and Mathematics Education (TURCOMAT), vol. 12, no. 10, pp. 4095-4103, 2021. [Online]. </w:t>
      </w:r>
    </w:p>
    <w:p w14:paraId="7AD350C5" w14:textId="77777777" w:rsidR="003D350E" w:rsidRPr="00C3611A" w:rsidRDefault="003D350E" w:rsidP="007757BF">
      <w:r w:rsidRPr="00C3611A">
        <w:t xml:space="preserve">Available: </w:t>
      </w:r>
      <w:hyperlink r:id="rId31" w:tgtFrame="_new" w:history="1">
        <w:r w:rsidRPr="0014235A">
          <w:rPr>
            <w:rStyle w:val="Hyperlink"/>
          </w:rPr>
          <w:t>https://www.turcomat.org/index.php/turkbilmat/article/view/5122</w:t>
        </w:r>
      </w:hyperlink>
    </w:p>
    <w:p w14:paraId="17CE7E65" w14:textId="77777777" w:rsidR="00C3611A" w:rsidRDefault="00D013F6" w:rsidP="007757BF">
      <w:r>
        <w:fldChar w:fldCharType="begin" w:fldLock="1"/>
      </w:r>
      <w:r>
        <w:instrText>ADDIN CSL_CITATION {"citationItems":[{"id":"ITEM-1","itemData":{"DOI":"10.1109/ASRU51503.2021.9688036","ISBN":"9781665437394","abstract":"Automatic emotion recognition is one of the central concerns of the Human-Computer Interaction field as it can bridge the gap between humans and machines. Current works train deep learning models on low-level data representations to solve the emotion recognition task. Since emotion datasets often have a limited amount of data, these approaches may suffer from overfitting, and they may learn based on superficial cues. To address these issues, we propose a novel cross-representation speech model, inspired by disentangle-ment representation learning, to perform emotion recognition on wav2vec 2.0 speech features. We also train a CNN-based model to recognize emotions from text features extracted with Transformer-based models. We further combine the speech-based and text-based results with a score fusion approach. Our method is evaluated on the IEMOCAP dataset in a 4-class classification problem, and it surpasses current works on speech-only, text-only, and multimodal emotion recognition.","author":[{"dropping-particle":"","family":"Makiuchi","given":"Mariana Rodrigues","non-dropping-particle":"","parse-names":false,"suffix":""},{"dropping-particle":"","family":"Uto","given":"Kuniaki","non-dropping-particle":"","parse-names":false,"suffix":""},{"dropping-particle":"","family":"Shinoda","given":"Koichi","non-dropping-particle":"","parse-names":false,"suffix":""}],"container-title":"2021 IEEE Automatic Speech Recognition and Understanding Workshop, ASRU 2021 - Proceedings","id":"ITEM-1","issued":{"date-parts":[["2021"]]},"page":"350-357","title":"Multimodal Emotion Recognition with High-Level Speech and Text Features","type":"article-journal"},"uris":["http://www.mendeley.com/documents/?uuid=afbc0cc0-7f8b-4fff-8fd9-32e4a892f80e"]}],"mendeley":{"formattedCitation":"[8]","plainTextFormattedCitation":"[8]","previouslyFormattedCitation":"[8]"},"properties":{"noteIndex":0},"schema":"https://github.com/citation-style-language/schema/raw/master/csl-citation.json"}</w:instrText>
      </w:r>
      <w:r>
        <w:fldChar w:fldCharType="separate"/>
      </w:r>
      <w:r w:rsidRPr="00D013F6">
        <w:rPr>
          <w:noProof/>
        </w:rPr>
        <w:t>[8]</w:t>
      </w:r>
      <w:r>
        <w:fldChar w:fldCharType="end"/>
      </w:r>
      <w:r>
        <w:t xml:space="preserve"> </w:t>
      </w:r>
      <w:r w:rsidR="003D350E" w:rsidRPr="00C3611A">
        <w:t xml:space="preserve">M. R. </w:t>
      </w:r>
      <w:proofErr w:type="spellStart"/>
      <w:r w:rsidR="003D350E" w:rsidRPr="00C3611A">
        <w:t>Makiuchi</w:t>
      </w:r>
      <w:proofErr w:type="spellEnd"/>
      <w:r w:rsidR="003D350E" w:rsidRPr="00C3611A">
        <w:t xml:space="preserve">, K. </w:t>
      </w:r>
      <w:proofErr w:type="spellStart"/>
      <w:r w:rsidR="003D350E" w:rsidRPr="00C3611A">
        <w:t>Uto</w:t>
      </w:r>
      <w:proofErr w:type="spellEnd"/>
      <w:r w:rsidR="003D350E" w:rsidRPr="00C3611A">
        <w:t>, and K. Shinoda, "Multimodal emotion recognition with high-level speech and text features," in 2021 IEEE Automatic Speech Recogni</w:t>
      </w:r>
      <w:r w:rsidR="00C3611A">
        <w:t>tion and Understanding Workshop(ASRU),2021,pp.84-91.</w:t>
      </w:r>
      <w:r w:rsidR="003D350E" w:rsidRPr="00C3611A">
        <w:t xml:space="preserve">[Online]. </w:t>
      </w:r>
    </w:p>
    <w:p w14:paraId="67D3A0A9" w14:textId="77777777" w:rsidR="003D350E" w:rsidRPr="00C3611A" w:rsidRDefault="003D350E" w:rsidP="007757BF">
      <w:r w:rsidRPr="00C3611A">
        <w:t xml:space="preserve">Available: </w:t>
      </w:r>
      <w:hyperlink r:id="rId32" w:tgtFrame="_new" w:history="1">
        <w:r w:rsidRPr="0014235A">
          <w:rPr>
            <w:rStyle w:val="Hyperlink"/>
          </w:rPr>
          <w:t>https://ieeexplore.ieee.org/abstract/document/9688036/</w:t>
        </w:r>
      </w:hyperlink>
    </w:p>
    <w:p w14:paraId="3CC76789" w14:textId="77777777" w:rsidR="00C3611A" w:rsidRDefault="00D013F6" w:rsidP="007757BF">
      <w:r>
        <w:fldChar w:fldCharType="begin" w:fldLock="1"/>
      </w:r>
      <w:r>
        <w:instrText>ADDIN CSL_CITATION {"citationItems":[{"id":"ITEM-1","itemData":{"abstract":"Speech emotion recognition is a challenging task and an important step towards more natural human-machine interaction. We show that pre-trained language models can be fine-tuned for text emotion recognition, achieving an accuracy of 69.5% on Task 4A of SemEval 2017, improving upon the previous state of the art by over 3% absolute. We combine these language models with speech emotion recognition, achieving results of 73.5% accuracy when using provided transcriptions and speech data on a subset of four classes of the IEMOCAP dataset. The use of noise-induced transcriptions and speech data results in an accuracy of 71.4%. For our experiments, we created IEmoNet, a modular and adaptable bimodal framework for speech emotion recognition based on pre-trained language models. Lastly, we discuss the idea of using an emotional classifier as a reward for reinforcement learning as a step towards more successful and convenient human-machine interaction.","author":[{"dropping-particle":"","family":"Heusser","given":"Verena","non-dropping-particle":"","parse-names":false,"suffix":""},{"dropping-particle":"","family":"Freymuth","given":"Niklas","non-dropping-particle":"","parse-names":false,"suffix":""},{"dropping-particle":"","family":"Constantin","given":"Stefan","non-dropping-particle":"","parse-names":false,"suffix":""},{"dropping-particle":"","family":"Waibel","given":"Alex","non-dropping-particle":"","parse-names":false,"suffix":""}],"id":"ITEM-1","issued":{"date-parts":[["2019"]]},"title":"Bimodal Speech Emotion Recognition Using Pre-Trained Language Models","type":"article-journal"},"uris":["http://www.mendeley.com/documents/?uuid=9c1e4085-c753-4e32-8f2a-07110dd4b94a"]}],"mendeley":{"formattedCitation":"[9]","plainTextFormattedCitation":"[9]","previouslyFormattedCitation":"[9]"},"properties":{"noteIndex":0},"schema":"https://github.com/citation-style-language/schema/raw/master/csl-citation.json"}</w:instrText>
      </w:r>
      <w:r>
        <w:fldChar w:fldCharType="separate"/>
      </w:r>
      <w:r w:rsidRPr="00D013F6">
        <w:rPr>
          <w:noProof/>
        </w:rPr>
        <w:t>[9]</w:t>
      </w:r>
      <w:r>
        <w:fldChar w:fldCharType="end"/>
      </w:r>
      <w:r>
        <w:t xml:space="preserve"> </w:t>
      </w:r>
      <w:r w:rsidR="003D350E" w:rsidRPr="00C3611A">
        <w:t xml:space="preserve">V. </w:t>
      </w:r>
      <w:proofErr w:type="spellStart"/>
      <w:r w:rsidR="003D350E" w:rsidRPr="00C3611A">
        <w:t>Heusser</w:t>
      </w:r>
      <w:proofErr w:type="spellEnd"/>
      <w:r w:rsidR="003D350E" w:rsidRPr="00C3611A">
        <w:t xml:space="preserve">, et al., "Bimodal speech emotion recognition using pre-trained language models," </w:t>
      </w:r>
      <w:proofErr w:type="spellStart"/>
      <w:r w:rsidR="003D350E" w:rsidRPr="00C3611A">
        <w:t>arXiv</w:t>
      </w:r>
      <w:proofErr w:type="spellEnd"/>
      <w:r w:rsidR="003D350E" w:rsidRPr="00C3611A">
        <w:t xml:space="preserve"> preprint arXiv:1912.02610, 2019. [Online]. </w:t>
      </w:r>
    </w:p>
    <w:p w14:paraId="48DBBB13" w14:textId="77777777" w:rsidR="00D013F6" w:rsidRPr="00D013F6" w:rsidRDefault="003D350E" w:rsidP="007757BF">
      <w:r w:rsidRPr="00C3611A">
        <w:t xml:space="preserve">Available: </w:t>
      </w:r>
      <w:hyperlink r:id="rId33" w:tgtFrame="_new" w:history="1">
        <w:r w:rsidRPr="0014235A">
          <w:rPr>
            <w:rStyle w:val="Hyperlink"/>
          </w:rPr>
          <w:t>https://arxiv.org/abs/1912.02610</w:t>
        </w:r>
      </w:hyperlink>
    </w:p>
    <w:p w14:paraId="30A4AC9B" w14:textId="77777777" w:rsidR="00C3611A" w:rsidRDefault="00D013F6" w:rsidP="007757BF">
      <w:r>
        <w:fldChar w:fldCharType="begin" w:fldLock="1"/>
      </w:r>
      <w:r>
        <w:instrText>ADDIN CSL_CITATION {"citationItems":[{"id":"ITEM-1","itemData":{"abstract":"Speech emotion recognition is a challenging task and an important step towards more natural human-machine interaction. We show that pre-trained language models can be fine-tuned for text emotion recognition, achieving an accuracy of 69.5% on Task 4A of SemEval 2017, improving upon the previous state of the art by over 3% absolute. We combine these language models with speech emotion recognition, achieving results of 73.5% accuracy when using provided transcriptions and speech data on a subset of four classes of the IEMOCAP dataset. The use of noise-induced transcriptions and speech data results in an accuracy of 71.4%. For our experiments, we created IEmoNet, a modular and adaptable bimodal framework for speech emotion recognition based on pre-trained language models. Lastly, we discuss the idea of using an emotional classifier as a reward for reinforcement learning as a step towards more successful and convenient human-machine interaction.","author":[{"dropping-particle":"","family":"Heusser","given":"Verena","non-dropping-particle":"","parse-names":false,"suffix":""},{"dropping-particle":"","family":"Freymuth","given":"Niklas","non-dropping-particle":"","parse-names":false,"suffix":""},{"dropping-particle":"","family":"Constantin","given":"Stefan","non-dropping-particle":"","parse-names":false,"suffix":""},{"dropping-particle":"","family":"Waibel","given":"Alex","non-dropping-particle":"","parse-names":false,"suffix":""}],"id":"ITEM-1","issued":{"date-parts":[["2019"]]},"title":"Bimodal Speech Emotion Recognition Using Pre-Trained Language Models","type":"article-journal"},"uris":["http://www.mendeley.com/documents/?uuid=9c1e4085-c753-4e32-8f2a-07110dd4b94a"]}],"mendeley":{"formattedCitation":"[9]","plainTextFormattedCitation":"[9]","previouslyFormattedCitation":"[9]"},"properties":{"noteIndex":0},"schema":"https://github.com/citation-style-language/schema/raw/master/csl-citation.json"}</w:instrText>
      </w:r>
      <w:r>
        <w:fldChar w:fldCharType="separate"/>
      </w:r>
      <w:r w:rsidRPr="00D013F6">
        <w:rPr>
          <w:noProof/>
        </w:rPr>
        <w:t>[9]</w:t>
      </w:r>
      <w:r>
        <w:fldChar w:fldCharType="end"/>
      </w:r>
      <w:r>
        <w:t xml:space="preserve"> </w:t>
      </w:r>
      <w:r w:rsidR="003D350E" w:rsidRPr="00C3611A">
        <w:t xml:space="preserve">S. Yoon, S. Byun, and K. Jung, "Multimodal speech emotion recognition using audio and text," in 2018 IEEE Spoken Language Technology Workshop (SLT), 2018, pp. 629-635. [Online]. </w:t>
      </w:r>
    </w:p>
    <w:p w14:paraId="387E94F2" w14:textId="77777777" w:rsidR="003D350E" w:rsidRPr="0014235A" w:rsidRDefault="003D350E" w:rsidP="007757BF">
      <w:pPr>
        <w:rPr>
          <w:rStyle w:val="Hyperlink"/>
        </w:rPr>
      </w:pPr>
      <w:r w:rsidRPr="00C3611A">
        <w:t xml:space="preserve">Available: </w:t>
      </w:r>
      <w:hyperlink r:id="rId34" w:tgtFrame="_new" w:history="1">
        <w:r w:rsidRPr="0014235A">
          <w:rPr>
            <w:rStyle w:val="Hyperlink"/>
          </w:rPr>
          <w:t>https://ieeexplore.ieee.org/abstract/document/8639583/</w:t>
        </w:r>
      </w:hyperlink>
    </w:p>
    <w:p w14:paraId="6B24CB33" w14:textId="77777777" w:rsidR="00C3611A" w:rsidRDefault="00D013F6" w:rsidP="007757BF">
      <w:r>
        <w:fldChar w:fldCharType="begin" w:fldLock="1"/>
      </w:r>
      <w:r>
        <w:instrText>ADDIN CSL_CITATION {"citationItems":[{"id":"ITEM-1","itemData":{"DOI":"10.1109/ICASSP39728.2021.9414286","ISSN":"15206149","abstract":"Emotion recognition from speech is a challenging task. Recent advances in deep learning have led bi-directional recurrent neural network (Bi-RNN) and attention mechanism as a standard method for speech emotion recognition, extracting and attending multi-modal features - audio and text, and then fusing them for downstream emotion classification tasks. In this paper, we propose a simple yet efficient neural network architecture to exploit both acoustic and lexical information from speech. The proposed framework using multi-scale convolutional layers (MSCNN) to obtain both audio and text hidden representations. Then, a statistical pooling unit (SPU) is used to further extract the features in each modality. Besides, an attention module can be built on top of theMSCNNSPU (audio) andMSCNN (text) to further improve the performance. Extensive experiments show that the proposed model outperforms previous state-of-the-art methods on IEMOCAP dataset with four emotion categories (i.e., angry, happy, sad and neutral) in both weighted accuracy (WA) and unweighted accuracy (UA), with an improvement of 5.0% and 5.2% respectively under the ASR setting.","author":[{"dropping-particle":"","family":"Peng","given":"Zixuan","non-dropping-particle":"","parse-names":false,"suffix":""},{"dropping-particle":"","family":"Lu","given":"Yu","non-dropping-particle":"","parse-names":false,"suffix":""},{"dropping-particle":"","family":"Pan","given":"Shengfeng","non-dropping-particle":"","parse-names":false,"suffix":""},{"dropping-particle":"","family":"Liu","given":"Yunfeng","non-dropping-particle":"","parse-names":false,"suffix":""}],"container-title":"ICASSP, IEEE International Conference on Acoustics, Speech and Signal Processing - Proceedings","id":"ITEM-1","issued":{"date-parts":[["2021"]]},"page":"3020-3024","title":"Efficient speech emotion recognition using multi-scale cnn and attention","type":"article-journal","volume":"2021-June"},"uris":["http://www.mendeley.com/documents/?uuid=f2dfe731-29dc-4640-b025-9c761b4c691d"]}],"mendeley":{"formattedCitation":"[10]","plainTextFormattedCitation":"[10]","previouslyFormattedCitation":"[10]"},"properties":{"noteIndex":0},"schema":"https://github.com/citation-style-language/schema/raw/master/csl-citation.json"}</w:instrText>
      </w:r>
      <w:r>
        <w:fldChar w:fldCharType="separate"/>
      </w:r>
      <w:r w:rsidRPr="00D013F6">
        <w:rPr>
          <w:noProof/>
        </w:rPr>
        <w:t>[10]</w:t>
      </w:r>
      <w:r>
        <w:fldChar w:fldCharType="end"/>
      </w:r>
      <w:r>
        <w:t xml:space="preserve"> </w:t>
      </w:r>
      <w:r w:rsidR="003D350E" w:rsidRPr="00C3611A">
        <w:t xml:space="preserve">Z. Peng, et al., "Efficient speech emotion recognition using multi-scale CNN and attention," in ICASSP 2021-2021 IEEE International Conference on Acoustics, Speech and Signal Processing (ICASSP), 2021, pp. 6389-6393. [Online]. </w:t>
      </w:r>
    </w:p>
    <w:p w14:paraId="7D9441B5" w14:textId="77777777" w:rsidR="003D350E" w:rsidRPr="00C3611A" w:rsidRDefault="003D350E" w:rsidP="007757BF">
      <w:r w:rsidRPr="00C3611A">
        <w:t xml:space="preserve">Available: </w:t>
      </w:r>
      <w:hyperlink r:id="rId35" w:tgtFrame="_new" w:history="1">
        <w:r w:rsidRPr="0014235A">
          <w:rPr>
            <w:rStyle w:val="Hyperlink"/>
          </w:rPr>
          <w:t>https://ieeexplore.ieee.org/abstract/document/9414286/</w:t>
        </w:r>
      </w:hyperlink>
    </w:p>
    <w:p w14:paraId="3BA9C965" w14:textId="77777777" w:rsidR="00C3611A" w:rsidRDefault="0014235A" w:rsidP="007757BF">
      <w:r>
        <w:lastRenderedPageBreak/>
        <w:fldChar w:fldCharType="begin" w:fldLock="1"/>
      </w:r>
      <w:r>
        <w:instrText>ADDIN CSL_CITATION {"citationItems":[{"id":"ITEM-1","itemData":{"DOI":"10.1007/s11042-019-07813-9","ISSN":"15737721","abstract":"In the recent trends, the world has stepped into a multimedia era for enhancing business, recommendation systems, and information retrieval, etc. Multimedia data is highly rich in contents which express different human emotions. Several issues for emotion detection from multimedia images &amp; videos have been addressed in this domain, but a very less effort has been applied for text data. The evaluation of deep learning has outperformed traditional techniques in sentiment analysis tasks. Inspired by the work done in the field of sentiment analysis, a deep learning based framework has been implemented on multimedia text data for the task of fine-grained emotion detection. The presented work introduces a new corpus which expresses different forms of emotions collected from a TV show’s transcript. A manual annotation of the corpus has been conducted with the help of English expert annotators. As an emotion detection framework, this paper proposes a sequence-based convolutional neural network(CNN) with word embedding to detect the emotions. An attention mechanism is applied in the proposed model which allows CNN to focus on the words that have more effect on the classification or the part of the features that should be attended more. The main aim of the work is to develop a framework such a way to generalize to newly collected data and help business to understand the customer’s mind and social media monitoring as it allows us to gain an overview of the wider public opinion behind certain topics. Experiments conducted on the dataset shows that the proposed framework correctly detects the emotions from the text with good precision and accuracy score.","author":[{"dropping-particle":"","family":"Shrivastava","given":"Kush","non-dropping-particle":"","parse-names":false,"suffix":""},{"dropping-particle":"","family":"Kumar","given":"Shishir","non-dropping-particle":"","parse-names":false,"suffix":""},{"dropping-particle":"","family":"Jain","given":"Deepak Kumar","non-dropping-particle":"","parse-names":false,"suffix":""}],"container-title":"Multimedia Tools and Applications","id":"ITEM-1","issue":"20","issued":{"date-parts":[["2019"]]},"page":"29607-29639","title":"An effective approach for emotion detection in multimedia text data using sequence based convolutional neural network","type":"article-journal","volume":"78"},"uris":["http://www.mendeley.com/documents/?uuid=1fc73476-60f5-45c1-8d09-8086a5c2336e"]}],"mendeley":{"formattedCitation":"[11]","plainTextFormattedCitation":"[11]","previouslyFormattedCitation":"[11]"},"properties":{"noteIndex":0},"schema":"https://github.com/citation-style-language/schema/raw/master/csl-citation.json"}</w:instrText>
      </w:r>
      <w:r>
        <w:fldChar w:fldCharType="separate"/>
      </w:r>
      <w:r w:rsidRPr="0014235A">
        <w:rPr>
          <w:noProof/>
        </w:rPr>
        <w:t>[11]</w:t>
      </w:r>
      <w:r>
        <w:fldChar w:fldCharType="end"/>
      </w:r>
      <w:r>
        <w:t xml:space="preserve"> </w:t>
      </w:r>
      <w:r w:rsidR="003D350E" w:rsidRPr="00C3611A">
        <w:t xml:space="preserve">K. Shrivastava, S. Kumar, and D. K. Jain, "An effective approach for emotion detection in multimedia text data using sequence based convolutional neural network," Multimedia Tools and Applications, vol. 78, no. 20, pp. 29607-29639, 2019. [Online]. </w:t>
      </w:r>
    </w:p>
    <w:p w14:paraId="7B9FFF47" w14:textId="77777777" w:rsidR="003D350E" w:rsidRPr="00C3611A" w:rsidRDefault="003D350E" w:rsidP="007757BF">
      <w:r w:rsidRPr="00C3611A">
        <w:t xml:space="preserve">Available: </w:t>
      </w:r>
      <w:hyperlink r:id="rId36" w:tgtFrame="_new" w:history="1">
        <w:r w:rsidRPr="0014235A">
          <w:rPr>
            <w:rStyle w:val="Hyperlink"/>
          </w:rPr>
          <w:t>https://link.springer.com/article/10.1007/s11042-019-07813-9</w:t>
        </w:r>
      </w:hyperlink>
    </w:p>
    <w:p w14:paraId="441153F5" w14:textId="77777777" w:rsidR="00C3611A" w:rsidRDefault="0014235A" w:rsidP="007757BF">
      <w:r>
        <w:fldChar w:fldCharType="begin" w:fldLock="1"/>
      </w:r>
      <w:r>
        <w:instrText>ADDIN CSL_CITATION {"citationItems":[{"id":"ITEM-1","itemData":{"DOI":"10.1109/ICASSP40776.2020.9054073","ISBN":"9781509066315","ISSN":"15206149","abstract":"The paper presents a Multi-Head Attention deep learning network for Speech Emotion Recognition (SER) using Log mel-Filter Bank Energies (LFBE) spectral features as the input. The multi-head attention along with the position embedding jointly attends to information from different representations of the same LFBE input sequence. The position embedding helps in attending to the dominant emotion features by identifying positions of the features in the sequence. In addition to Multi-Head Attention and position embedding, we apply multi-task learning with gender recognition as an auxiliary task. The auxiliary task helps in learning the gender specific features that influence the emotion characteristics in speech and results in improved accuracy of Speech Emotion Recognition, the primary task. We conducted all our experiments on IEMOCAP dataset. We are able to achieve an overall accuracy of 76.4% and average class accuracy of 70.1%, which are 5.3% and 6.2% higher respectively than the state-of-the-art models available on SER for four emotion classes.","author":[{"dropping-particle":"","family":"Nediyanchath","given":"Anish","non-dropping-particle":"","parse-names":false,"suffix":""},{"dropping-particle":"","family":"Paramasivam","given":"Periyasamy","non-dropping-particle":"","parse-names":false,"suffix":""},{"dropping-particle":"","family":"Yenigalla","given":"Promod","non-dropping-particle":"","parse-names":false,"suffix":""}],"container-title":"ICASSP, IEEE International Conference on Acoustics, Speech and Signal Processing - Proceedings","id":"ITEM-1","issued":{"date-parts":[["2020"]]},"page":"7179-7183","title":"Multi-Head Attention for Speech Emotion Recognition with Auxiliary Learning of Gender Recognition","type":"article-journal","volume":"2020-May"},"uris":["http://www.mendeley.com/documents/?uuid=80baeb75-5eb4-4e36-8032-bb2e2813727d"]}],"mendeley":{"formattedCitation":"[12]","plainTextFormattedCitation":"[12]","previouslyFormattedCitation":"[12]"},"properties":{"noteIndex":0},"schema":"https://github.com/citation-style-language/schema/raw/master/csl-citation.json"}</w:instrText>
      </w:r>
      <w:r>
        <w:fldChar w:fldCharType="separate"/>
      </w:r>
      <w:r w:rsidRPr="0014235A">
        <w:rPr>
          <w:noProof/>
        </w:rPr>
        <w:t>[12]</w:t>
      </w:r>
      <w:r>
        <w:fldChar w:fldCharType="end"/>
      </w:r>
      <w:r>
        <w:t xml:space="preserve"> </w:t>
      </w:r>
      <w:r w:rsidR="003D350E" w:rsidRPr="00C3611A">
        <w:t xml:space="preserve">A. </w:t>
      </w:r>
      <w:proofErr w:type="spellStart"/>
      <w:r w:rsidR="003D350E" w:rsidRPr="00C3611A">
        <w:t>Nediyanchath</w:t>
      </w:r>
      <w:proofErr w:type="spellEnd"/>
      <w:r w:rsidR="003D350E" w:rsidRPr="00C3611A">
        <w:t xml:space="preserve">, P. </w:t>
      </w:r>
      <w:proofErr w:type="spellStart"/>
      <w:r w:rsidR="003D350E" w:rsidRPr="00C3611A">
        <w:t>Paramasivam</w:t>
      </w:r>
      <w:proofErr w:type="spellEnd"/>
      <w:r w:rsidR="003D350E" w:rsidRPr="00C3611A">
        <w:t xml:space="preserve">, and P. </w:t>
      </w:r>
      <w:proofErr w:type="spellStart"/>
      <w:r w:rsidR="003D350E" w:rsidRPr="00C3611A">
        <w:t>Yenigalla</w:t>
      </w:r>
      <w:proofErr w:type="spellEnd"/>
      <w:r w:rsidR="003D350E" w:rsidRPr="00C3611A">
        <w:t xml:space="preserve">, "Multi-head attention for speech emotion recognition with auxiliary learning of gender recognition," in ICASSP 2020-2020 IEEE International Conference on Acoustics, Speech and Signal Processing (ICASSP), 2020, pp. 7794-7798. [Online]. </w:t>
      </w:r>
    </w:p>
    <w:p w14:paraId="67CEBFEF" w14:textId="77777777" w:rsidR="0014235A" w:rsidRDefault="003D350E" w:rsidP="007757BF">
      <w:pPr>
        <w:rPr>
          <w:rStyle w:val="Hyperlink"/>
        </w:rPr>
      </w:pPr>
      <w:r w:rsidRPr="00C3611A">
        <w:t xml:space="preserve">Available: </w:t>
      </w:r>
      <w:hyperlink r:id="rId37" w:tgtFrame="_new" w:history="1">
        <w:r w:rsidRPr="0014235A">
          <w:rPr>
            <w:rStyle w:val="Hyperlink"/>
          </w:rPr>
          <w:t>https://ieeexplore.ieee.org/abstract/document/9054073/</w:t>
        </w:r>
      </w:hyperlink>
    </w:p>
    <w:p w14:paraId="01A61D2D" w14:textId="77777777" w:rsidR="0014235A" w:rsidRDefault="0014235A" w:rsidP="007757BF">
      <w:pPr>
        <w:pStyle w:val="HTMLAddress"/>
        <w:rPr>
          <w:i w:val="0"/>
        </w:rPr>
      </w:pPr>
      <w:r>
        <w:rPr>
          <w:i w:val="0"/>
        </w:rPr>
        <w:fldChar w:fldCharType="begin" w:fldLock="1"/>
      </w:r>
      <w:r>
        <w:rPr>
          <w:i w:val="0"/>
        </w:rPr>
        <w:instrText>ADDIN CSL_CITATION {"citationItems":[{"id":"ITEM-1","itemData":{"DOI":"10.1007/s13278-018-0505-2","ISSN":"18695469","abstract":"Emotion recognition has emerged as an important research area which may reveal some valuable input to a variety of purposes. People express their emotions directly or indirectly through their speech, facial expressions, gestures or writings. Many different sources of information, such as speech, text and visual can be used to analyze emotions. Nowadays, writings take many forms of social media posts, micro-blogs, news articles, etc., and the content of these posts can be useful resource for text mining to discover and unhide various aspects, including emotions. Extracting emotions behind these postings is an immense and complicated task. To tackle this problem, researchers from diverse fields are trying to find an efficient way to more precisely detect human emotions from various sources, including text and speech. In this sense, different word-based and sentence-based techniques, machine learning, natural language processing methods, etc., have been used to achieve better accuracy. Analyzing emotions can be helpful in many different domains. One such domain is human computer interaction. With the help of emotion recognition, computers can make better decisions to help users. With the increase in popularity of robotic research, emotion recognition will also help making human–robot interaction more natural. This survey covers existing emotion detection research efforts, emotion models, emotion datasets, emotion detection techniques, their features, limitations and some possible future directions. We focus on reviewing research efforts analyzing emotions based on text and speech. We investigated different feature sets that have been used in existing methodologies. We summarize basic achievements in the field and highlight possible extensions for better outcome.","author":[{"dropping-particle":"","family":"Sailunaz","given":"Kashfia","non-dropping-particle":"","parse-names":false,"suffix":""},{"dropping-particle":"","family":"Dhaliwal","given":"Manmeet","non-dropping-particle":"","parse-names":false,"suffix":""},{"dropping-particle":"","family":"Rokne","given":"Jon","non-dropping-particle":"","parse-names":false,"suffix":""},{"dropping-particle":"","family":"Alhajj","given":"Reda","non-dropping-particle":"","parse-names":false,"suffix":""}],"container-title":"Social Network Analysis and Mining","id":"ITEM-1","issue":"1","issued":{"date-parts":[["2018"]]},"title":"Emotion detection from text and speech: a survey","type":"article-journal","volume":"8"},"uris":["http://www.mendeley.com/documents/?uuid=f433cc89-fa1e-4b55-9834-e5db94bdaaa7"]}],"mendeley":{"formattedCitation":"[13]","plainTextFormattedCitation":"[13]","previouslyFormattedCitation":"[13]"},"properties":{"noteIndex":0},"schema":"https://github.com/citation-style-language/schema/raw/master/csl-citation.json"}</w:instrText>
      </w:r>
      <w:r>
        <w:rPr>
          <w:i w:val="0"/>
        </w:rPr>
        <w:fldChar w:fldCharType="separate"/>
      </w:r>
      <w:r w:rsidRPr="0014235A">
        <w:rPr>
          <w:i w:val="0"/>
          <w:noProof/>
        </w:rPr>
        <w:t>[13]</w:t>
      </w:r>
      <w:r>
        <w:rPr>
          <w:i w:val="0"/>
        </w:rPr>
        <w:fldChar w:fldCharType="end"/>
      </w:r>
      <w:r>
        <w:rPr>
          <w:i w:val="0"/>
        </w:rPr>
        <w:t xml:space="preserve"> </w:t>
      </w:r>
      <w:r w:rsidRPr="0014235A">
        <w:rPr>
          <w:i w:val="0"/>
        </w:rPr>
        <w:t xml:space="preserve">S. </w:t>
      </w:r>
      <w:proofErr w:type="spellStart"/>
      <w:r w:rsidRPr="0014235A">
        <w:rPr>
          <w:i w:val="0"/>
        </w:rPr>
        <w:t>Sailunaz</w:t>
      </w:r>
      <w:proofErr w:type="spellEnd"/>
      <w:r w:rsidRPr="0014235A">
        <w:rPr>
          <w:i w:val="0"/>
        </w:rPr>
        <w:t xml:space="preserve">, K. </w:t>
      </w:r>
      <w:proofErr w:type="spellStart"/>
      <w:r w:rsidRPr="0014235A">
        <w:rPr>
          <w:i w:val="0"/>
        </w:rPr>
        <w:t>Kashfia</w:t>
      </w:r>
      <w:proofErr w:type="spellEnd"/>
      <w:r w:rsidRPr="0014235A">
        <w:rPr>
          <w:i w:val="0"/>
        </w:rPr>
        <w:t xml:space="preserve">, et al., "Emotion detection from text and speech: a survey," Social Network Analysis and Mining, vol. 8, pp. 1-26, 2018. [Online]. </w:t>
      </w:r>
    </w:p>
    <w:p w14:paraId="5CBA09A8" w14:textId="77777777" w:rsidR="0014235A" w:rsidRPr="0014235A" w:rsidRDefault="0014235A" w:rsidP="007757BF">
      <w:pPr>
        <w:pStyle w:val="HTMLAddress"/>
        <w:rPr>
          <w:i w:val="0"/>
        </w:rPr>
      </w:pPr>
      <w:r w:rsidRPr="0014235A">
        <w:rPr>
          <w:i w:val="0"/>
        </w:rPr>
        <w:t xml:space="preserve">Available: </w:t>
      </w:r>
      <w:r w:rsidRPr="0014235A">
        <w:rPr>
          <w:rStyle w:val="Hyperlink"/>
        </w:rPr>
        <w:t>https://link.springer.com/article/10.1007/s13278-018-0505-2</w:t>
      </w:r>
    </w:p>
    <w:p w14:paraId="681168B7" w14:textId="77777777" w:rsidR="0014235A" w:rsidRPr="0014235A" w:rsidRDefault="0014235A" w:rsidP="0014235A">
      <w:pPr>
        <w:pStyle w:val="HTMLAddress"/>
        <w:rPr>
          <w:i w:val="0"/>
        </w:rPr>
      </w:pPr>
    </w:p>
    <w:p w14:paraId="7EEB355B" w14:textId="77777777" w:rsidR="0014235A" w:rsidRDefault="0014235A" w:rsidP="007757BF">
      <w:pPr>
        <w:pStyle w:val="HTMLAddress"/>
        <w:rPr>
          <w:i w:val="0"/>
        </w:rPr>
      </w:pPr>
      <w:r>
        <w:rPr>
          <w:i w:val="0"/>
        </w:rPr>
        <w:fldChar w:fldCharType="begin" w:fldLock="1"/>
      </w:r>
      <w:r>
        <w:rPr>
          <w:i w:val="0"/>
        </w:rPr>
        <w:instrText>ADDIN CSL_CITATION {"citationItems":[{"id":"ITEM-1","itemData":{"DOI":"10.1016/j.bspc.2018.08.035","ISSN":"17468108","abstract":"We aimed at learning deep emotion features to recognize speech emotion. Two convolutional neural network and long short-term memory (CNN LSTM) networks, one 1D CNN LSTM network and one 2D CNN LSTM network, were constructed to learn local and global emotion-related features from speech and log-mel spectrogram respectively. The two networks have the similar architecture, both consisting of four local feature learning blocks (LFLBs) and one long short-term memory (LSTM) layer. LFLB, which mainly contains one convolutional layer and one max-pooling layer, is built for learning local correlations along with extracting hierarchical correlations. LSTM layer is adopted to learn long-term dependencies from the learned local features. The designed networks, combinations of the convolutional neural network (CNN) and LSTM, can take advantage of the strengths of both networks and overcome the shortcomings of them, and are evaluated on two benchmark databases. The experimental results show that the designed networks achieve excellent performance on the task of recognizing speech emotion, especially the 2D CNN LSTM network outperforms the traditional approaches, Deep Belief Network (DBN) and CNN on the selected databases. The 2D CNN LSTM network achieves recognition accuracies of 95.33% and 95.89% on Berlin EmoDB of speaker-dependent and speaker-independent experiments respectively, which compare favourably to the accuracy of 91.6% and 92.9% obtained by traditional approaches; and also yields recognition accuracies of 89.16% and 52.14% on IEMOCAP database of speaker-dependent and speaker-independent experiments, which are much higher than the accuracy of 73.78% and 40.02% obtained by DBN and CNN.","author":[{"dropping-particle":"","family":"Zhao","given":"Jianfeng","non-dropping-particle":"","parse-names":false,"suffix":""},{"dropping-particle":"","family":"Mao","given":"Xia","non-dropping-particle":"","parse-names":false,"suffix":""},{"dropping-particle":"","family":"Chen","given":"Lijiang","non-dropping-particle":"","parse-names":false,"suffix":""}],"container-title":"Biomedical Signal Processing and Control","id":"ITEM-1","issued":{"date-parts":[["2019"]]},"page":"312-323","title":"Speech emotion recognition using deep 1D &amp; 2D CNN LSTM networks","type":"article-journal","volume":"47"},"uris":["http://www.mendeley.com/documents/?uuid=74091908-fbd8-4225-8d7e-267fe62c32ba"]}],"mendeley":{"formattedCitation":"[14]","plainTextFormattedCitation":"[14]"},"properties":{"noteIndex":0},"schema":"https://github.com/citation-style-language/schema/raw/master/csl-citation.json"}</w:instrText>
      </w:r>
      <w:r>
        <w:rPr>
          <w:i w:val="0"/>
        </w:rPr>
        <w:fldChar w:fldCharType="separate"/>
      </w:r>
      <w:r w:rsidRPr="0014235A">
        <w:rPr>
          <w:i w:val="0"/>
          <w:noProof/>
        </w:rPr>
        <w:t>[14]</w:t>
      </w:r>
      <w:r>
        <w:rPr>
          <w:i w:val="0"/>
        </w:rPr>
        <w:fldChar w:fldCharType="end"/>
      </w:r>
      <w:r>
        <w:rPr>
          <w:i w:val="0"/>
        </w:rPr>
        <w:t xml:space="preserve"> </w:t>
      </w:r>
      <w:r w:rsidRPr="0014235A">
        <w:rPr>
          <w:i w:val="0"/>
        </w:rPr>
        <w:t xml:space="preserve">J. Zhao, X. Mao, and L. Chen, "Speech emotion recognition using deep 1D &amp; 2D CNN LSTM networks," Biomedical Signal Processing and Control, vol. 47, pp. 312-323, 2019. [Online]. </w:t>
      </w:r>
    </w:p>
    <w:p w14:paraId="206ACE16" w14:textId="77777777" w:rsidR="0014235A" w:rsidRPr="0014235A" w:rsidRDefault="0014235A" w:rsidP="007757BF">
      <w:pPr>
        <w:pStyle w:val="HTMLAddress"/>
        <w:rPr>
          <w:i w:val="0"/>
        </w:rPr>
      </w:pPr>
      <w:r w:rsidRPr="0014235A">
        <w:rPr>
          <w:i w:val="0"/>
        </w:rPr>
        <w:t xml:space="preserve">Available: </w:t>
      </w:r>
      <w:r w:rsidRPr="0014235A">
        <w:rPr>
          <w:rStyle w:val="Hyperlink"/>
          <w:iCs w:val="0"/>
        </w:rPr>
        <w:t>https://www.sciencedirect.com/science/article/abs/pii/S1746809418302337</w:t>
      </w:r>
    </w:p>
    <w:p w14:paraId="3C70D65E" w14:textId="77777777" w:rsidR="0014235A" w:rsidRPr="0014235A" w:rsidRDefault="0014235A" w:rsidP="0014235A">
      <w:pPr>
        <w:pStyle w:val="HTMLAddress"/>
        <w:rPr>
          <w:i w:val="0"/>
        </w:rPr>
      </w:pPr>
    </w:p>
    <w:p w14:paraId="4FDCACB7" w14:textId="77777777" w:rsidR="009729B8" w:rsidRDefault="00296A1D" w:rsidP="00F87099">
      <w:pPr>
        <w:pStyle w:val="Heading1"/>
        <w:jc w:val="both"/>
      </w:pPr>
      <w:bookmarkStart w:id="57" w:name="_Toc138250219"/>
      <w:r>
        <w:lastRenderedPageBreak/>
        <w:t>9. Appendix</w:t>
      </w:r>
      <w:bookmarkEnd w:id="57"/>
    </w:p>
    <w:p w14:paraId="5FDAB6C7" w14:textId="77777777" w:rsidR="009729B8" w:rsidRDefault="00296A1D" w:rsidP="00F87099">
      <w:pPr>
        <w:pStyle w:val="Heading2"/>
        <w:ind w:left="576" w:hanging="576"/>
        <w:jc w:val="both"/>
      </w:pPr>
      <w:bookmarkStart w:id="58" w:name="_Toc138250220"/>
      <w:r>
        <w:t>9.1 Glossary of terms</w:t>
      </w:r>
      <w:bookmarkEnd w:id="58"/>
    </w:p>
    <w:p w14:paraId="64A2E960" w14:textId="652D6E72" w:rsidR="00580581" w:rsidRPr="00580581" w:rsidRDefault="00471C31" w:rsidP="00471C31">
      <w:pPr>
        <w:pStyle w:val="Caption"/>
        <w:jc w:val="center"/>
      </w:pPr>
      <w:r>
        <w:t xml:space="preserve">Table </w:t>
      </w:r>
      <w:r w:rsidR="008710D2">
        <w:fldChar w:fldCharType="begin"/>
      </w:r>
      <w:r w:rsidR="008710D2">
        <w:instrText xml:space="preserve"> SEQ Table \* ARABIC </w:instrText>
      </w:r>
      <w:r w:rsidR="008710D2">
        <w:fldChar w:fldCharType="separate"/>
      </w:r>
      <w:r>
        <w:rPr>
          <w:noProof/>
        </w:rPr>
        <w:t>9</w:t>
      </w:r>
      <w:r w:rsidR="008710D2">
        <w:rPr>
          <w:noProof/>
        </w:rPr>
        <w:fldChar w:fldCharType="end"/>
      </w:r>
      <w:r>
        <w:t xml:space="preserve"> - Glossary of terms</w:t>
      </w:r>
    </w:p>
    <w:tbl>
      <w:tblPr>
        <w:tblStyle w:val="a8"/>
        <w:tblW w:w="8636" w:type="dxa"/>
        <w:tblBorders>
          <w:top w:val="single" w:sz="24" w:space="0" w:color="4472C4"/>
          <w:left w:val="single" w:sz="24" w:space="0" w:color="4472C4"/>
          <w:bottom w:val="single" w:sz="24" w:space="0" w:color="4472C4"/>
          <w:right w:val="single" w:sz="24" w:space="0" w:color="4472C4"/>
          <w:insideH w:val="single" w:sz="4" w:space="0" w:color="000000"/>
          <w:insideV w:val="single" w:sz="4" w:space="0" w:color="000000"/>
        </w:tblBorders>
        <w:tblLayout w:type="fixed"/>
        <w:tblLook w:val="0400" w:firstRow="0" w:lastRow="0" w:firstColumn="0" w:lastColumn="0" w:noHBand="0" w:noVBand="1"/>
      </w:tblPr>
      <w:tblGrid>
        <w:gridCol w:w="1555"/>
        <w:gridCol w:w="7081"/>
      </w:tblGrid>
      <w:tr w:rsidR="009729B8" w14:paraId="0C9A62D2" w14:textId="77777777">
        <w:tc>
          <w:tcPr>
            <w:tcW w:w="1555" w:type="dxa"/>
          </w:tcPr>
          <w:p w14:paraId="58DFF618" w14:textId="77777777" w:rsidR="009729B8" w:rsidRDefault="00296A1D" w:rsidP="00F87099">
            <w:pPr>
              <w:rPr>
                <w:color w:val="000000"/>
              </w:rPr>
            </w:pPr>
            <w:r>
              <w:rPr>
                <w:color w:val="000000"/>
              </w:rPr>
              <w:t>ML</w:t>
            </w:r>
          </w:p>
        </w:tc>
        <w:tc>
          <w:tcPr>
            <w:tcW w:w="7081" w:type="dxa"/>
          </w:tcPr>
          <w:p w14:paraId="22F0D7FA" w14:textId="77777777" w:rsidR="009729B8" w:rsidRDefault="00296A1D" w:rsidP="00F87099">
            <w:pPr>
              <w:rPr>
                <w:color w:val="000000"/>
              </w:rPr>
            </w:pPr>
            <w:r>
              <w:rPr>
                <w:color w:val="000000"/>
              </w:rPr>
              <w:t>Machine learning is the use and development of supervised systems which is able to adapt and learn new things</w:t>
            </w:r>
          </w:p>
        </w:tc>
      </w:tr>
      <w:tr w:rsidR="009729B8" w14:paraId="5C6B65F9" w14:textId="77777777">
        <w:tc>
          <w:tcPr>
            <w:tcW w:w="1555" w:type="dxa"/>
          </w:tcPr>
          <w:p w14:paraId="19CDD354" w14:textId="77777777" w:rsidR="009729B8" w:rsidRDefault="00296A1D" w:rsidP="00F87099">
            <w:pPr>
              <w:rPr>
                <w:color w:val="000000"/>
              </w:rPr>
            </w:pPr>
            <w:r>
              <w:rPr>
                <w:color w:val="000000"/>
              </w:rPr>
              <w:t>NLP</w:t>
            </w:r>
          </w:p>
        </w:tc>
        <w:tc>
          <w:tcPr>
            <w:tcW w:w="7081" w:type="dxa"/>
          </w:tcPr>
          <w:p w14:paraId="08310A79" w14:textId="77777777" w:rsidR="009729B8" w:rsidRDefault="00296A1D" w:rsidP="00F87099">
            <w:pPr>
              <w:rPr>
                <w:color w:val="000000"/>
              </w:rPr>
            </w:pPr>
            <w:r>
              <w:rPr>
                <w:color w:val="000000"/>
              </w:rPr>
              <w:t>Natural Language Processing is the branch of Ai that makes computer comprehend, generate and manipulate human language</w:t>
            </w:r>
          </w:p>
        </w:tc>
      </w:tr>
      <w:tr w:rsidR="009729B8" w14:paraId="3D9D4986" w14:textId="77777777">
        <w:tc>
          <w:tcPr>
            <w:tcW w:w="1555" w:type="dxa"/>
          </w:tcPr>
          <w:p w14:paraId="1F33ED22" w14:textId="77777777" w:rsidR="009729B8" w:rsidRDefault="00296A1D" w:rsidP="00F87099">
            <w:pPr>
              <w:rPr>
                <w:color w:val="000000"/>
              </w:rPr>
            </w:pPr>
            <w:r>
              <w:rPr>
                <w:color w:val="000000"/>
              </w:rPr>
              <w:t>SR</w:t>
            </w:r>
          </w:p>
        </w:tc>
        <w:tc>
          <w:tcPr>
            <w:tcW w:w="7081" w:type="dxa"/>
          </w:tcPr>
          <w:p w14:paraId="261CE581" w14:textId="77777777" w:rsidR="009729B8" w:rsidRDefault="00296A1D" w:rsidP="00F87099">
            <w:pPr>
              <w:rPr>
                <w:color w:val="000000"/>
              </w:rPr>
            </w:pPr>
            <w:r>
              <w:rPr>
                <w:color w:val="000000"/>
              </w:rPr>
              <w:t>Speech Recognition is the ability of the system to identified spoken content and convert the audio speeches into text</w:t>
            </w:r>
          </w:p>
        </w:tc>
      </w:tr>
      <w:tr w:rsidR="009729B8" w14:paraId="7E23FE18" w14:textId="77777777">
        <w:tc>
          <w:tcPr>
            <w:tcW w:w="1555" w:type="dxa"/>
          </w:tcPr>
          <w:p w14:paraId="561A7458" w14:textId="77777777" w:rsidR="009729B8" w:rsidRDefault="00296A1D" w:rsidP="00F87099">
            <w:pPr>
              <w:rPr>
                <w:color w:val="000000"/>
              </w:rPr>
            </w:pPr>
            <w:r>
              <w:rPr>
                <w:color w:val="000000"/>
              </w:rPr>
              <w:t>LR</w:t>
            </w:r>
          </w:p>
        </w:tc>
        <w:tc>
          <w:tcPr>
            <w:tcW w:w="7081" w:type="dxa"/>
          </w:tcPr>
          <w:p w14:paraId="4FEE2591" w14:textId="77777777" w:rsidR="009729B8" w:rsidRDefault="00296A1D" w:rsidP="00F87099">
            <w:pPr>
              <w:rPr>
                <w:color w:val="000000"/>
              </w:rPr>
            </w:pPr>
            <w:r>
              <w:rPr>
                <w:color w:val="000000"/>
              </w:rPr>
              <w:t>Logistic Regression model of ML is used to predict categorical dependent variables</w:t>
            </w:r>
          </w:p>
        </w:tc>
      </w:tr>
      <w:tr w:rsidR="009729B8" w14:paraId="667C52F9" w14:textId="77777777">
        <w:tc>
          <w:tcPr>
            <w:tcW w:w="1555" w:type="dxa"/>
          </w:tcPr>
          <w:p w14:paraId="45D7D76E" w14:textId="77777777" w:rsidR="009729B8" w:rsidRDefault="00296A1D" w:rsidP="00F87099">
            <w:pPr>
              <w:rPr>
                <w:color w:val="000000"/>
              </w:rPr>
            </w:pPr>
            <w:r>
              <w:rPr>
                <w:color w:val="000000"/>
              </w:rPr>
              <w:t>RF</w:t>
            </w:r>
          </w:p>
        </w:tc>
        <w:tc>
          <w:tcPr>
            <w:tcW w:w="7081" w:type="dxa"/>
          </w:tcPr>
          <w:p w14:paraId="0470626B" w14:textId="77777777" w:rsidR="009729B8" w:rsidRDefault="00296A1D" w:rsidP="00F87099">
            <w:pPr>
              <w:rPr>
                <w:color w:val="000000"/>
              </w:rPr>
            </w:pPr>
            <w:r>
              <w:rPr>
                <w:color w:val="000000"/>
              </w:rPr>
              <w:t>Random Forest model of ML makes decision tree and predict according to majority voting</w:t>
            </w:r>
          </w:p>
        </w:tc>
      </w:tr>
      <w:tr w:rsidR="009729B8" w14:paraId="3D015A37" w14:textId="77777777">
        <w:tc>
          <w:tcPr>
            <w:tcW w:w="1555" w:type="dxa"/>
          </w:tcPr>
          <w:p w14:paraId="4A880BD3" w14:textId="77777777" w:rsidR="009729B8" w:rsidRDefault="00296A1D" w:rsidP="00F87099">
            <w:pPr>
              <w:rPr>
                <w:color w:val="000000"/>
              </w:rPr>
            </w:pPr>
            <w:r>
              <w:rPr>
                <w:color w:val="000000"/>
              </w:rPr>
              <w:t>NB</w:t>
            </w:r>
          </w:p>
        </w:tc>
        <w:tc>
          <w:tcPr>
            <w:tcW w:w="7081" w:type="dxa"/>
          </w:tcPr>
          <w:p w14:paraId="603A70AC" w14:textId="77777777" w:rsidR="009729B8" w:rsidRDefault="00296A1D" w:rsidP="00F87099">
            <w:pPr>
              <w:rPr>
                <w:color w:val="000000"/>
              </w:rPr>
            </w:pPr>
            <w:r>
              <w:rPr>
                <w:color w:val="000000"/>
              </w:rPr>
              <w:t>Naïve Bayes model of ML used for quick and constant predictions</w:t>
            </w:r>
          </w:p>
        </w:tc>
      </w:tr>
      <w:tr w:rsidR="009729B8" w14:paraId="59B7000F" w14:textId="77777777">
        <w:tc>
          <w:tcPr>
            <w:tcW w:w="1555" w:type="dxa"/>
          </w:tcPr>
          <w:p w14:paraId="77EEC0C0" w14:textId="77777777" w:rsidR="009729B8" w:rsidRDefault="00296A1D" w:rsidP="00F87099">
            <w:pPr>
              <w:rPr>
                <w:color w:val="000000"/>
              </w:rPr>
            </w:pPr>
            <w:r>
              <w:rPr>
                <w:color w:val="000000"/>
              </w:rPr>
              <w:t>Dataset</w:t>
            </w:r>
          </w:p>
        </w:tc>
        <w:tc>
          <w:tcPr>
            <w:tcW w:w="7081" w:type="dxa"/>
          </w:tcPr>
          <w:p w14:paraId="1D657E9D" w14:textId="77777777" w:rsidR="009729B8" w:rsidRDefault="00296A1D" w:rsidP="00F87099">
            <w:pPr>
              <w:rPr>
                <w:color w:val="000000"/>
              </w:rPr>
            </w:pPr>
            <w:r>
              <w:rPr>
                <w:color w:val="000000"/>
              </w:rPr>
              <w:t>Collection of database</w:t>
            </w:r>
          </w:p>
        </w:tc>
      </w:tr>
      <w:tr w:rsidR="009729B8" w14:paraId="0B55B4F2" w14:textId="77777777">
        <w:tc>
          <w:tcPr>
            <w:tcW w:w="1555" w:type="dxa"/>
          </w:tcPr>
          <w:p w14:paraId="5C8A3409" w14:textId="77777777" w:rsidR="009729B8" w:rsidRDefault="00296A1D" w:rsidP="00F87099">
            <w:pPr>
              <w:rPr>
                <w:color w:val="000000"/>
              </w:rPr>
            </w:pPr>
            <w:r>
              <w:rPr>
                <w:color w:val="000000"/>
              </w:rPr>
              <w:t>DT</w:t>
            </w:r>
          </w:p>
        </w:tc>
        <w:tc>
          <w:tcPr>
            <w:tcW w:w="7081" w:type="dxa"/>
          </w:tcPr>
          <w:p w14:paraId="3CFB2F63" w14:textId="77777777" w:rsidR="009729B8" w:rsidRDefault="00296A1D" w:rsidP="00F87099">
            <w:pPr>
              <w:rPr>
                <w:color w:val="000000"/>
              </w:rPr>
            </w:pPr>
            <w:r>
              <w:rPr>
                <w:color w:val="000000"/>
              </w:rPr>
              <w:t>Decision Tree is the model implementation based on supervised learning which predicts the answer based on the history</w:t>
            </w:r>
          </w:p>
        </w:tc>
      </w:tr>
      <w:tr w:rsidR="009729B8" w14:paraId="64AF041C" w14:textId="77777777">
        <w:tc>
          <w:tcPr>
            <w:tcW w:w="1555" w:type="dxa"/>
          </w:tcPr>
          <w:p w14:paraId="720B626E" w14:textId="77777777" w:rsidR="009729B8" w:rsidRDefault="00296A1D" w:rsidP="00F87099">
            <w:pPr>
              <w:rPr>
                <w:color w:val="000000"/>
              </w:rPr>
            </w:pPr>
            <w:r>
              <w:rPr>
                <w:color w:val="000000"/>
              </w:rPr>
              <w:t>TFIDF</w:t>
            </w:r>
          </w:p>
        </w:tc>
        <w:tc>
          <w:tcPr>
            <w:tcW w:w="7081" w:type="dxa"/>
          </w:tcPr>
          <w:p w14:paraId="39CC10D8" w14:textId="77777777" w:rsidR="009729B8" w:rsidRDefault="00296A1D" w:rsidP="00F87099">
            <w:pPr>
              <w:rPr>
                <w:color w:val="000000"/>
              </w:rPr>
            </w:pPr>
            <w:r>
              <w:rPr>
                <w:color w:val="000000"/>
              </w:rPr>
              <w:t>Term-frequency- Inverse Frequency Document is to show how relevant is a word to document in a collection of documents</w:t>
            </w:r>
          </w:p>
        </w:tc>
      </w:tr>
      <w:tr w:rsidR="00507084" w14:paraId="608191C9" w14:textId="77777777">
        <w:tc>
          <w:tcPr>
            <w:tcW w:w="1555" w:type="dxa"/>
          </w:tcPr>
          <w:p w14:paraId="293D979D" w14:textId="77777777" w:rsidR="00507084" w:rsidRDefault="00507084" w:rsidP="00F87099">
            <w:pPr>
              <w:rPr>
                <w:color w:val="000000"/>
              </w:rPr>
            </w:pPr>
            <w:r>
              <w:rPr>
                <w:color w:val="000000"/>
              </w:rPr>
              <w:t>NLTK</w:t>
            </w:r>
          </w:p>
        </w:tc>
        <w:tc>
          <w:tcPr>
            <w:tcW w:w="7081" w:type="dxa"/>
          </w:tcPr>
          <w:p w14:paraId="3AEE3C06" w14:textId="77777777" w:rsidR="00507084" w:rsidRDefault="00507084" w:rsidP="00F87099">
            <w:pPr>
              <w:rPr>
                <w:color w:val="000000"/>
              </w:rPr>
            </w:pPr>
            <w:r>
              <w:rPr>
                <w:color w:val="000000"/>
              </w:rPr>
              <w:t>Natural Language Tool Kit used for building programs that works with the human language data</w:t>
            </w:r>
          </w:p>
        </w:tc>
      </w:tr>
    </w:tbl>
    <w:p w14:paraId="65C2C387" w14:textId="77777777" w:rsidR="009729B8" w:rsidRDefault="00296A1D" w:rsidP="00F87099">
      <w:pPr>
        <w:pStyle w:val="Heading2"/>
        <w:numPr>
          <w:ilvl w:val="1"/>
          <w:numId w:val="18"/>
        </w:numPr>
        <w:jc w:val="both"/>
      </w:pPr>
      <w:bookmarkStart w:id="59" w:name="_Toc138250221"/>
      <w:r>
        <w:t>Pre-requisites</w:t>
      </w:r>
      <w:bookmarkEnd w:id="59"/>
    </w:p>
    <w:p w14:paraId="7BD40761" w14:textId="77777777" w:rsidR="009729B8" w:rsidRDefault="00296A1D" w:rsidP="00F87099">
      <w:r>
        <w:rPr>
          <w:b/>
        </w:rPr>
        <w:t>1. Linguistic and NLP fundamentals:</w:t>
      </w:r>
      <w:r>
        <w:t xml:space="preserve"> Emotion recognition using natural language processing (NLP) techniques applied to voice and text data is an emerging field of research. To ensure a comprehensive understanding and successful replication of studies in this area, it is crucial to outline the prerequisites or requirements. This section provides an overview of the necessary knowledge, skills, resources, and conditions that are essential for comprehending and conducting research on emotion recognition using NLP through voice and text.</w:t>
      </w:r>
    </w:p>
    <w:p w14:paraId="102BFF50" w14:textId="77777777" w:rsidR="009729B8" w:rsidRDefault="00296A1D" w:rsidP="00F87099">
      <w:r>
        <w:rPr>
          <w:b/>
        </w:rPr>
        <w:t>2. Linguistic and NLP:</w:t>
      </w:r>
      <w:r>
        <w:t xml:space="preserve"> To develop the system with NLP, there has to be proper consideration and understanding of linguistics and NLP. We have to consider the knowledge, skills, conditions, and resources that would be very important for conducting research on emotion by using NLP for voice and text at the same time.</w:t>
      </w:r>
    </w:p>
    <w:p w14:paraId="02EE6946" w14:textId="77777777" w:rsidR="009729B8" w:rsidRDefault="00296A1D" w:rsidP="00F87099">
      <w:r>
        <w:rPr>
          <w:b/>
        </w:rPr>
        <w:t>3. Machine Learning and NLP techniques:</w:t>
      </w:r>
      <w:r>
        <w:t xml:space="preserve"> Being proficient with machine learning and NLP techniques are very essential for implementing the emotion recognition system. Researchers should have knowledge about algorithms such as Speech Recognition, Decision trees, Logistic Regression, Random Forest, and Naïve Bays with their feature extraction and model evaluation.</w:t>
      </w:r>
    </w:p>
    <w:p w14:paraId="0F49414E" w14:textId="77777777" w:rsidR="009729B8" w:rsidRDefault="00296A1D" w:rsidP="00F87099">
      <w:r>
        <w:rPr>
          <w:b/>
        </w:rPr>
        <w:t>4. Audio signal Processing:</w:t>
      </w:r>
      <w:r>
        <w:t xml:space="preserve"> As the system is based on audio signals where people's speeches will be used to detect the emotion, an understanding of signal processing is necessary.</w:t>
      </w:r>
    </w:p>
    <w:p w14:paraId="085AFA86" w14:textId="77777777" w:rsidR="009729B8" w:rsidRDefault="00296A1D" w:rsidP="00F87099">
      <w:r>
        <w:rPr>
          <w:b/>
        </w:rPr>
        <w:t>5. Text Processing and Sentiment Analysis:</w:t>
      </w:r>
      <w:r>
        <w:t xml:space="preserve"> Having expertise in text processing techniques will be helpful for using in as we will use the dataset of text data and text processing is the main fundamental process of this system. We would have to get the knowledge of lemmatization, vectorization, and tokenization.  </w:t>
      </w:r>
    </w:p>
    <w:p w14:paraId="25499F1A" w14:textId="77777777" w:rsidR="009729B8" w:rsidRDefault="00296A1D" w:rsidP="00F87099">
      <w:r>
        <w:rPr>
          <w:b/>
        </w:rPr>
        <w:lastRenderedPageBreak/>
        <w:t>6. Emotion Theories:</w:t>
      </w:r>
      <w:r>
        <w:t xml:space="preserve"> We have to get knowledge of emotion expression completely so we can differentiate between the expression and we can then classify emotion accurately.</w:t>
      </w:r>
    </w:p>
    <w:p w14:paraId="146979AC" w14:textId="77777777" w:rsidR="009729B8" w:rsidRDefault="00296A1D" w:rsidP="00F87099">
      <w:r>
        <w:rPr>
          <w:b/>
        </w:rPr>
        <w:t>7. Datasets and Annotation:</w:t>
      </w:r>
      <w:r>
        <w:t xml:space="preserve"> We have to get the labeled text and voice dataset. As the dataset has a lot of entities we can’t figure out easily what emotion is associated with any writing or speech so have to get the labeled text and speech data.</w:t>
      </w:r>
    </w:p>
    <w:p w14:paraId="2D6D6B11" w14:textId="77777777" w:rsidR="009729B8" w:rsidRDefault="00296A1D" w:rsidP="00F87099">
      <w:r>
        <w:rPr>
          <w:b/>
        </w:rPr>
        <w:t>8. Previous Research and Literature:</w:t>
      </w:r>
      <w:r>
        <w:t xml:space="preserve"> We have completely studied around 30 of the research paper and we got knowledge about things that would have been a must for creating this system. We would need to evaluate systems as unique, novel, and best with accuracy. We gain knowledge of methodologies, studies, and advancements with those researches that have been made earlier.</w:t>
      </w:r>
    </w:p>
    <w:p w14:paraId="59B12BC3" w14:textId="77777777" w:rsidR="009729B8" w:rsidRDefault="00296A1D" w:rsidP="00F87099">
      <w:pPr>
        <w:pStyle w:val="Heading2"/>
        <w:ind w:left="576" w:hanging="576"/>
        <w:jc w:val="both"/>
      </w:pPr>
      <w:bookmarkStart w:id="60" w:name="_Toc138250222"/>
      <w:r>
        <w:t>9.3 Reference/ Source Documents</w:t>
      </w:r>
      <w:bookmarkEnd w:id="60"/>
    </w:p>
    <w:p w14:paraId="7CE8C7B4" w14:textId="77777777" w:rsidR="009729B8" w:rsidRDefault="00296A1D" w:rsidP="00F87099">
      <w:pPr>
        <w:numPr>
          <w:ilvl w:val="0"/>
          <w:numId w:val="20"/>
        </w:numPr>
        <w:pBdr>
          <w:top w:val="nil"/>
          <w:left w:val="nil"/>
          <w:bottom w:val="nil"/>
          <w:right w:val="nil"/>
          <w:between w:val="nil"/>
        </w:pBdr>
        <w:spacing w:after="0" w:line="259" w:lineRule="auto"/>
      </w:pPr>
      <w:r>
        <w:rPr>
          <w:rFonts w:ascii="Calibri" w:eastAsia="Calibri" w:hAnsi="Calibri" w:cs="Calibri"/>
          <w:color w:val="000000"/>
        </w:rPr>
        <w:t>Research Papers</w:t>
      </w:r>
    </w:p>
    <w:p w14:paraId="09424BDD" w14:textId="77777777" w:rsidR="009729B8" w:rsidRDefault="00296A1D" w:rsidP="00F87099">
      <w:pPr>
        <w:numPr>
          <w:ilvl w:val="0"/>
          <w:numId w:val="20"/>
        </w:numPr>
        <w:pBdr>
          <w:top w:val="nil"/>
          <w:left w:val="nil"/>
          <w:bottom w:val="nil"/>
          <w:right w:val="nil"/>
          <w:between w:val="nil"/>
        </w:pBdr>
        <w:spacing w:after="0" w:line="259" w:lineRule="auto"/>
      </w:pPr>
      <w:r>
        <w:rPr>
          <w:rFonts w:ascii="Calibri" w:eastAsia="Calibri" w:hAnsi="Calibri" w:cs="Calibri"/>
          <w:color w:val="000000"/>
        </w:rPr>
        <w:t>Books</w:t>
      </w:r>
    </w:p>
    <w:p w14:paraId="4F652058" w14:textId="77777777" w:rsidR="009729B8" w:rsidRDefault="00296A1D" w:rsidP="00F87099">
      <w:pPr>
        <w:numPr>
          <w:ilvl w:val="0"/>
          <w:numId w:val="20"/>
        </w:numPr>
        <w:pBdr>
          <w:top w:val="nil"/>
          <w:left w:val="nil"/>
          <w:bottom w:val="nil"/>
          <w:right w:val="nil"/>
          <w:between w:val="nil"/>
        </w:pBdr>
        <w:spacing w:after="0" w:line="259" w:lineRule="auto"/>
      </w:pPr>
      <w:r>
        <w:rPr>
          <w:rFonts w:ascii="Calibri" w:eastAsia="Calibri" w:hAnsi="Calibri" w:cs="Calibri"/>
          <w:color w:val="000000"/>
        </w:rPr>
        <w:t>Kaggle</w:t>
      </w:r>
      <w:r w:rsidR="00507084">
        <w:rPr>
          <w:rFonts w:ascii="Calibri" w:eastAsia="Calibri" w:hAnsi="Calibri" w:cs="Calibri"/>
          <w:color w:val="000000"/>
        </w:rPr>
        <w:t>.com</w:t>
      </w:r>
    </w:p>
    <w:p w14:paraId="7596BF9C" w14:textId="77777777" w:rsidR="009729B8" w:rsidRDefault="00296A1D" w:rsidP="00F87099">
      <w:pPr>
        <w:numPr>
          <w:ilvl w:val="0"/>
          <w:numId w:val="20"/>
        </w:numPr>
        <w:pBdr>
          <w:top w:val="nil"/>
          <w:left w:val="nil"/>
          <w:bottom w:val="nil"/>
          <w:right w:val="nil"/>
          <w:between w:val="nil"/>
        </w:pBdr>
        <w:spacing w:after="0" w:line="259" w:lineRule="auto"/>
      </w:pPr>
      <w:r>
        <w:rPr>
          <w:rFonts w:ascii="Calibri" w:eastAsia="Calibri" w:hAnsi="Calibri" w:cs="Calibri"/>
          <w:color w:val="000000"/>
        </w:rPr>
        <w:t>Website and Online Researches</w:t>
      </w:r>
    </w:p>
    <w:p w14:paraId="3341B63D" w14:textId="77777777" w:rsidR="009729B8" w:rsidRDefault="00296A1D" w:rsidP="00F87099">
      <w:pPr>
        <w:numPr>
          <w:ilvl w:val="0"/>
          <w:numId w:val="20"/>
        </w:numPr>
        <w:pBdr>
          <w:top w:val="nil"/>
          <w:left w:val="nil"/>
          <w:bottom w:val="nil"/>
          <w:right w:val="nil"/>
          <w:between w:val="nil"/>
        </w:pBdr>
        <w:spacing w:after="160" w:line="259" w:lineRule="auto"/>
      </w:pPr>
      <w:r>
        <w:rPr>
          <w:rFonts w:ascii="Calibri" w:eastAsia="Calibri" w:hAnsi="Calibri" w:cs="Calibri"/>
          <w:color w:val="000000"/>
        </w:rPr>
        <w:t>Online Database</w:t>
      </w:r>
    </w:p>
    <w:sectPr w:rsidR="009729B8" w:rsidSect="007757BF">
      <w:footerReference w:type="default" r:id="rId38"/>
      <w:pgSz w:w="12240" w:h="15840"/>
      <w:pgMar w:top="1440" w:right="1797" w:bottom="1264" w:left="1797" w:header="720"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154D6" w14:textId="77777777" w:rsidR="008710D2" w:rsidRDefault="008710D2">
      <w:pPr>
        <w:spacing w:after="0"/>
      </w:pPr>
      <w:r>
        <w:separator/>
      </w:r>
    </w:p>
  </w:endnote>
  <w:endnote w:type="continuationSeparator" w:id="0">
    <w:p w14:paraId="2871BF75" w14:textId="77777777" w:rsidR="008710D2" w:rsidRDefault="008710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Quattrocento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AB462" w14:textId="238232DC" w:rsidR="007757BF" w:rsidRDefault="007757BF">
    <w:pPr>
      <w:pBdr>
        <w:top w:val="nil"/>
        <w:left w:val="nil"/>
        <w:bottom w:val="nil"/>
        <w:right w:val="nil"/>
        <w:between w:val="nil"/>
      </w:pBdr>
      <w:tabs>
        <w:tab w:val="center" w:pos="4320"/>
        <w:tab w:val="right" w:pos="8280"/>
      </w:tabs>
      <w:spacing w:after="0"/>
      <w:rPr>
        <w:color w:val="000000"/>
        <w:sz w:val="18"/>
        <w:szCs w:val="18"/>
      </w:rPr>
    </w:pPr>
    <w:r>
      <w:rPr>
        <w:color w:val="000000"/>
        <w:sz w:val="18"/>
        <w:szCs w:val="18"/>
      </w:rPr>
      <w:t>&lt;Emotion Recognition&gt;</w:t>
    </w:r>
    <w:r>
      <w:rPr>
        <w:color w:val="000000"/>
        <w:sz w:val="20"/>
        <w:szCs w:val="20"/>
      </w:rPr>
      <w:tab/>
      <w:t>&lt;Version 1.0&gt;</w:t>
    </w:r>
    <w:r>
      <w:tab/>
    </w:r>
    <w:r>
      <w:fldChar w:fldCharType="begin"/>
    </w:r>
    <w:r>
      <w:instrText xml:space="preserve"> PAGE   \* MERGEFORMAT </w:instrText>
    </w:r>
    <w:r>
      <w:fldChar w:fldCharType="separate"/>
    </w:r>
    <w:r w:rsidR="00CB5F34">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A0F83" w14:textId="77777777" w:rsidR="008710D2" w:rsidRDefault="008710D2">
      <w:pPr>
        <w:spacing w:after="0"/>
      </w:pPr>
      <w:r>
        <w:separator/>
      </w:r>
    </w:p>
  </w:footnote>
  <w:footnote w:type="continuationSeparator" w:id="0">
    <w:p w14:paraId="7BC5DB98" w14:textId="77777777" w:rsidR="008710D2" w:rsidRDefault="008710D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E31"/>
    <w:multiLevelType w:val="hybridMultilevel"/>
    <w:tmpl w:val="D9924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B5DE2"/>
    <w:multiLevelType w:val="multilevel"/>
    <w:tmpl w:val="C54696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E714E4"/>
    <w:multiLevelType w:val="multilevel"/>
    <w:tmpl w:val="33B878B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981FFA"/>
    <w:multiLevelType w:val="multilevel"/>
    <w:tmpl w:val="EF70386E"/>
    <w:lvl w:ilvl="0">
      <w:start w:val="6"/>
      <w:numFmt w:val="decimal"/>
      <w:lvlText w:val="%1"/>
      <w:lvlJc w:val="left"/>
      <w:pPr>
        <w:ind w:left="480" w:hanging="480"/>
      </w:pPr>
    </w:lvl>
    <w:lvl w:ilvl="1">
      <w:start w:val="4"/>
      <w:numFmt w:val="decimal"/>
      <w:lvlText w:val="%1.%2"/>
      <w:lvlJc w:val="left"/>
      <w:pPr>
        <w:ind w:left="660" w:hanging="480"/>
      </w:pPr>
    </w:lvl>
    <w:lvl w:ilvl="2">
      <w:start w:val="4"/>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 w15:restartNumberingAfterBreak="0">
    <w:nsid w:val="13514E5E"/>
    <w:multiLevelType w:val="multilevel"/>
    <w:tmpl w:val="46463F3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8329B6"/>
    <w:multiLevelType w:val="hybridMultilevel"/>
    <w:tmpl w:val="B496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D70A18"/>
    <w:multiLevelType w:val="multilevel"/>
    <w:tmpl w:val="D5CC7D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8A35D8C"/>
    <w:multiLevelType w:val="multilevel"/>
    <w:tmpl w:val="1D6283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8BD4326"/>
    <w:multiLevelType w:val="multilevel"/>
    <w:tmpl w:val="9D1E0818"/>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9311701"/>
    <w:multiLevelType w:val="multilevel"/>
    <w:tmpl w:val="7B6C8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4E0424"/>
    <w:multiLevelType w:val="multilevel"/>
    <w:tmpl w:val="0DF619C0"/>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C41782"/>
    <w:multiLevelType w:val="multilevel"/>
    <w:tmpl w:val="F6D6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D942D5"/>
    <w:multiLevelType w:val="multilevel"/>
    <w:tmpl w:val="66FEA2A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25027C9F"/>
    <w:multiLevelType w:val="multilevel"/>
    <w:tmpl w:val="61BE5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67E58F5"/>
    <w:multiLevelType w:val="hybridMultilevel"/>
    <w:tmpl w:val="DED4F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87FB4"/>
    <w:multiLevelType w:val="multilevel"/>
    <w:tmpl w:val="DDCC5A00"/>
    <w:lvl w:ilvl="0">
      <w:start w:val="1"/>
      <w:numFmt w:val="decimal"/>
      <w:lvlText w:val="%1."/>
      <w:lvlJc w:val="left"/>
      <w:pPr>
        <w:ind w:left="720" w:hanging="360"/>
      </w:pPr>
      <w:rPr>
        <w:rFonts w:ascii="Times New Roman" w:eastAsia="Times New Roman" w:hAnsi="Times New Roman" w:cs="Times New Roman"/>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D6402DE"/>
    <w:multiLevelType w:val="multilevel"/>
    <w:tmpl w:val="4E08F8C2"/>
    <w:lvl w:ilvl="0">
      <w:start w:val="6"/>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7" w15:restartNumberingAfterBreak="0">
    <w:nsid w:val="2FED5757"/>
    <w:multiLevelType w:val="multilevel"/>
    <w:tmpl w:val="EFB8E940"/>
    <w:lvl w:ilvl="0">
      <w:start w:val="6"/>
      <w:numFmt w:val="decimal"/>
      <w:lvlText w:val="%1"/>
      <w:lvlJc w:val="left"/>
      <w:pPr>
        <w:ind w:left="660" w:hanging="660"/>
      </w:pPr>
    </w:lvl>
    <w:lvl w:ilvl="1">
      <w:start w:val="4"/>
      <w:numFmt w:val="decimal"/>
      <w:lvlText w:val="%1.%2"/>
      <w:lvlJc w:val="left"/>
      <w:pPr>
        <w:ind w:left="780" w:hanging="660"/>
      </w:pPr>
    </w:lvl>
    <w:lvl w:ilvl="2">
      <w:start w:val="5"/>
      <w:numFmt w:val="decimal"/>
      <w:lvlText w:val="%1.%2.%3"/>
      <w:lvlJc w:val="left"/>
      <w:pPr>
        <w:ind w:left="960" w:hanging="720"/>
      </w:pPr>
    </w:lvl>
    <w:lvl w:ilvl="3">
      <w:start w:val="1"/>
      <w:numFmt w:val="decimal"/>
      <w:lvlText w:val="%1.%2.%3.%4"/>
      <w:lvlJc w:val="left"/>
      <w:pPr>
        <w:ind w:left="1080" w:hanging="720"/>
      </w:pPr>
    </w:lvl>
    <w:lvl w:ilvl="4">
      <w:start w:val="1"/>
      <w:numFmt w:val="decimal"/>
      <w:lvlText w:val="%1.%2.%3.%4.%5"/>
      <w:lvlJc w:val="left"/>
      <w:pPr>
        <w:ind w:left="1560" w:hanging="1080"/>
      </w:pPr>
    </w:lvl>
    <w:lvl w:ilvl="5">
      <w:start w:val="1"/>
      <w:numFmt w:val="decimal"/>
      <w:lvlText w:val="%1.%2.%3.%4.%5.%6"/>
      <w:lvlJc w:val="left"/>
      <w:pPr>
        <w:ind w:left="1680" w:hanging="1080"/>
      </w:pPr>
    </w:lvl>
    <w:lvl w:ilvl="6">
      <w:start w:val="1"/>
      <w:numFmt w:val="decimal"/>
      <w:lvlText w:val="%1.%2.%3.%4.%5.%6.%7"/>
      <w:lvlJc w:val="left"/>
      <w:pPr>
        <w:ind w:left="2160" w:hanging="1440"/>
      </w:pPr>
    </w:lvl>
    <w:lvl w:ilvl="7">
      <w:start w:val="1"/>
      <w:numFmt w:val="decimal"/>
      <w:lvlText w:val="%1.%2.%3.%4.%5.%6.%7.%8"/>
      <w:lvlJc w:val="left"/>
      <w:pPr>
        <w:ind w:left="2280" w:hanging="1440"/>
      </w:pPr>
    </w:lvl>
    <w:lvl w:ilvl="8">
      <w:start w:val="1"/>
      <w:numFmt w:val="decimal"/>
      <w:lvlText w:val="%1.%2.%3.%4.%5.%6.%7.%8.%9"/>
      <w:lvlJc w:val="left"/>
      <w:pPr>
        <w:ind w:left="2760" w:hanging="1800"/>
      </w:pPr>
    </w:lvl>
  </w:abstractNum>
  <w:abstractNum w:abstractNumId="18" w15:restartNumberingAfterBreak="0">
    <w:nsid w:val="330C0330"/>
    <w:multiLevelType w:val="multilevel"/>
    <w:tmpl w:val="E9BC98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AAC0A5F"/>
    <w:multiLevelType w:val="multilevel"/>
    <w:tmpl w:val="29DEB3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1A5780"/>
    <w:multiLevelType w:val="multilevel"/>
    <w:tmpl w:val="2A36A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F31E09"/>
    <w:multiLevelType w:val="multilevel"/>
    <w:tmpl w:val="0AC0AE6E"/>
    <w:lvl w:ilvl="0">
      <w:start w:val="9"/>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15:restartNumberingAfterBreak="0">
    <w:nsid w:val="431C3EA2"/>
    <w:multiLevelType w:val="multilevel"/>
    <w:tmpl w:val="388E09A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3" w15:restartNumberingAfterBreak="0">
    <w:nsid w:val="431E2060"/>
    <w:multiLevelType w:val="multilevel"/>
    <w:tmpl w:val="8C82C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49001BE"/>
    <w:multiLevelType w:val="multilevel"/>
    <w:tmpl w:val="1FA0A630"/>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15F71EE"/>
    <w:multiLevelType w:val="multilevel"/>
    <w:tmpl w:val="00004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2C2DC9"/>
    <w:multiLevelType w:val="multilevel"/>
    <w:tmpl w:val="814C9E44"/>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55074069"/>
    <w:multiLevelType w:val="multilevel"/>
    <w:tmpl w:val="8E5A7572"/>
    <w:lvl w:ilvl="0">
      <w:start w:val="6"/>
      <w:numFmt w:val="decimal"/>
      <w:lvlText w:val="%1"/>
      <w:lvlJc w:val="left"/>
      <w:pPr>
        <w:ind w:left="480" w:hanging="480"/>
      </w:pPr>
    </w:lvl>
    <w:lvl w:ilvl="1">
      <w:start w:val="4"/>
      <w:numFmt w:val="decimal"/>
      <w:lvlText w:val="%1.%2"/>
      <w:lvlJc w:val="left"/>
      <w:pPr>
        <w:ind w:left="660" w:hanging="480"/>
      </w:pPr>
    </w:lvl>
    <w:lvl w:ilvl="2">
      <w:start w:val="2"/>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8" w15:restartNumberingAfterBreak="0">
    <w:nsid w:val="5DC04C7F"/>
    <w:multiLevelType w:val="hybridMultilevel"/>
    <w:tmpl w:val="9B72E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440E50"/>
    <w:multiLevelType w:val="multilevel"/>
    <w:tmpl w:val="79C889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15:restartNumberingAfterBreak="0">
    <w:nsid w:val="63806E06"/>
    <w:multiLevelType w:val="multilevel"/>
    <w:tmpl w:val="4C885232"/>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65D27893"/>
    <w:multiLevelType w:val="multilevel"/>
    <w:tmpl w:val="EF7C05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DC0253"/>
    <w:multiLevelType w:val="multilevel"/>
    <w:tmpl w:val="A7F85984"/>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9C31EA3"/>
    <w:multiLevelType w:val="multilevel"/>
    <w:tmpl w:val="F4003D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8E658C"/>
    <w:multiLevelType w:val="multilevel"/>
    <w:tmpl w:val="3D36A0F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722907"/>
    <w:multiLevelType w:val="multilevel"/>
    <w:tmpl w:val="6EC8833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D8728DA"/>
    <w:multiLevelType w:val="multilevel"/>
    <w:tmpl w:val="CDC6BF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2D51D50"/>
    <w:multiLevelType w:val="multilevel"/>
    <w:tmpl w:val="877E6586"/>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76EF70ED"/>
    <w:multiLevelType w:val="multilevel"/>
    <w:tmpl w:val="E59C30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99E036E"/>
    <w:multiLevelType w:val="multilevel"/>
    <w:tmpl w:val="77B82CEA"/>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B2D3080"/>
    <w:multiLevelType w:val="multilevel"/>
    <w:tmpl w:val="BD8666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BEF4EE9"/>
    <w:multiLevelType w:val="multilevel"/>
    <w:tmpl w:val="FF305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983759"/>
    <w:multiLevelType w:val="multilevel"/>
    <w:tmpl w:val="384292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38"/>
  </w:num>
  <w:num w:numId="3">
    <w:abstractNumId w:val="40"/>
  </w:num>
  <w:num w:numId="4">
    <w:abstractNumId w:val="16"/>
  </w:num>
  <w:num w:numId="5">
    <w:abstractNumId w:val="31"/>
  </w:num>
  <w:num w:numId="6">
    <w:abstractNumId w:val="30"/>
  </w:num>
  <w:num w:numId="7">
    <w:abstractNumId w:val="32"/>
  </w:num>
  <w:num w:numId="8">
    <w:abstractNumId w:val="26"/>
  </w:num>
  <w:num w:numId="9">
    <w:abstractNumId w:val="7"/>
  </w:num>
  <w:num w:numId="10">
    <w:abstractNumId w:val="8"/>
  </w:num>
  <w:num w:numId="11">
    <w:abstractNumId w:val="42"/>
  </w:num>
  <w:num w:numId="12">
    <w:abstractNumId w:val="36"/>
  </w:num>
  <w:num w:numId="13">
    <w:abstractNumId w:val="10"/>
  </w:num>
  <w:num w:numId="14">
    <w:abstractNumId w:val="2"/>
  </w:num>
  <w:num w:numId="15">
    <w:abstractNumId w:val="22"/>
  </w:num>
  <w:num w:numId="16">
    <w:abstractNumId w:val="35"/>
  </w:num>
  <w:num w:numId="17">
    <w:abstractNumId w:val="13"/>
  </w:num>
  <w:num w:numId="18">
    <w:abstractNumId w:val="21"/>
  </w:num>
  <w:num w:numId="19">
    <w:abstractNumId w:val="12"/>
  </w:num>
  <w:num w:numId="20">
    <w:abstractNumId w:val="23"/>
  </w:num>
  <w:num w:numId="21">
    <w:abstractNumId w:val="39"/>
  </w:num>
  <w:num w:numId="22">
    <w:abstractNumId w:val="15"/>
  </w:num>
  <w:num w:numId="23">
    <w:abstractNumId w:val="3"/>
  </w:num>
  <w:num w:numId="24">
    <w:abstractNumId w:val="18"/>
  </w:num>
  <w:num w:numId="25">
    <w:abstractNumId w:val="6"/>
  </w:num>
  <w:num w:numId="26">
    <w:abstractNumId w:val="17"/>
  </w:num>
  <w:num w:numId="27">
    <w:abstractNumId w:val="37"/>
  </w:num>
  <w:num w:numId="28">
    <w:abstractNumId w:val="1"/>
  </w:num>
  <w:num w:numId="29">
    <w:abstractNumId w:val="27"/>
  </w:num>
  <w:num w:numId="30">
    <w:abstractNumId w:val="9"/>
  </w:num>
  <w:num w:numId="31">
    <w:abstractNumId w:val="34"/>
  </w:num>
  <w:num w:numId="32">
    <w:abstractNumId w:val="4"/>
  </w:num>
  <w:num w:numId="33">
    <w:abstractNumId w:val="20"/>
  </w:num>
  <w:num w:numId="34">
    <w:abstractNumId w:val="25"/>
  </w:num>
  <w:num w:numId="35">
    <w:abstractNumId w:val="0"/>
  </w:num>
  <w:num w:numId="36">
    <w:abstractNumId w:val="14"/>
  </w:num>
  <w:num w:numId="37">
    <w:abstractNumId w:val="5"/>
  </w:num>
  <w:num w:numId="38">
    <w:abstractNumId w:val="19"/>
  </w:num>
  <w:num w:numId="39">
    <w:abstractNumId w:val="28"/>
  </w:num>
  <w:num w:numId="40">
    <w:abstractNumId w:val="33"/>
  </w:num>
  <w:num w:numId="41">
    <w:abstractNumId w:val="41"/>
  </w:num>
  <w:num w:numId="42">
    <w:abstractNumId w:val="11"/>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9B8"/>
    <w:rsid w:val="00006EEE"/>
    <w:rsid w:val="000D2F8F"/>
    <w:rsid w:val="0014235A"/>
    <w:rsid w:val="001A3EBE"/>
    <w:rsid w:val="00296A1D"/>
    <w:rsid w:val="00303D07"/>
    <w:rsid w:val="00306AE3"/>
    <w:rsid w:val="003D350E"/>
    <w:rsid w:val="00420343"/>
    <w:rsid w:val="004447CE"/>
    <w:rsid w:val="0044687E"/>
    <w:rsid w:val="00465976"/>
    <w:rsid w:val="00471C31"/>
    <w:rsid w:val="00507084"/>
    <w:rsid w:val="00580581"/>
    <w:rsid w:val="0060107F"/>
    <w:rsid w:val="006521A2"/>
    <w:rsid w:val="00686033"/>
    <w:rsid w:val="006E2EB5"/>
    <w:rsid w:val="007757BF"/>
    <w:rsid w:val="007D6F39"/>
    <w:rsid w:val="00812B6A"/>
    <w:rsid w:val="00814296"/>
    <w:rsid w:val="008710D2"/>
    <w:rsid w:val="008C6C92"/>
    <w:rsid w:val="009129A4"/>
    <w:rsid w:val="00912E0D"/>
    <w:rsid w:val="00931759"/>
    <w:rsid w:val="00934586"/>
    <w:rsid w:val="009377E4"/>
    <w:rsid w:val="009729B8"/>
    <w:rsid w:val="00A8150C"/>
    <w:rsid w:val="00B465C4"/>
    <w:rsid w:val="00B93DDD"/>
    <w:rsid w:val="00C35F9D"/>
    <w:rsid w:val="00C3611A"/>
    <w:rsid w:val="00CB5F34"/>
    <w:rsid w:val="00D013F6"/>
    <w:rsid w:val="00D60A41"/>
    <w:rsid w:val="00DB46CC"/>
    <w:rsid w:val="00DB5D35"/>
    <w:rsid w:val="00E25979"/>
    <w:rsid w:val="00F27424"/>
    <w:rsid w:val="00F42314"/>
    <w:rsid w:val="00F87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76841"/>
  <w15:docId w15:val="{C9AAD794-BB00-4F79-9C06-DAC5B1D15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TMLAddress"/>
  </w:style>
  <w:style w:type="paragraph" w:styleId="Heading1">
    <w:name w:val="heading 1"/>
    <w:basedOn w:val="Normal"/>
    <w:next w:val="Normal"/>
    <w:pPr>
      <w:pageBreakBefore/>
      <w:pBdr>
        <w:bottom w:val="single" w:sz="36" w:space="3" w:color="808080"/>
      </w:pBdr>
      <w:spacing w:after="240"/>
      <w:ind w:left="432" w:hanging="432"/>
      <w:jc w:val="left"/>
      <w:outlineLvl w:val="0"/>
    </w:pPr>
    <w:rPr>
      <w:rFonts w:ascii="Book Antiqua" w:eastAsia="Book Antiqua" w:hAnsi="Book Antiqua" w:cs="Book Antiqua"/>
      <w:smallCaps/>
      <w:sz w:val="32"/>
      <w:szCs w:val="32"/>
    </w:rPr>
  </w:style>
  <w:style w:type="paragraph" w:styleId="Heading2">
    <w:name w:val="heading 2"/>
    <w:basedOn w:val="Normal"/>
    <w:next w:val="Normal"/>
    <w:pPr>
      <w:keepNext/>
      <w:spacing w:before="240"/>
      <w:jc w:val="center"/>
      <w:outlineLvl w:val="1"/>
    </w:pPr>
    <w:rPr>
      <w:rFonts w:ascii="Book Antiqua" w:eastAsia="Book Antiqua" w:hAnsi="Book Antiqua" w:cs="Book Antiqua"/>
      <w:b/>
      <w:sz w:val="24"/>
      <w:szCs w:val="24"/>
    </w:rPr>
  </w:style>
  <w:style w:type="paragraph" w:styleId="Heading3">
    <w:name w:val="heading 3"/>
    <w:basedOn w:val="Normal"/>
    <w:next w:val="Normal"/>
    <w:pPr>
      <w:keepNext/>
      <w:spacing w:before="240"/>
      <w:ind w:left="720" w:hanging="720"/>
      <w:jc w:val="left"/>
      <w:outlineLvl w:val="2"/>
    </w:pPr>
    <w:rPr>
      <w:rFonts w:ascii="Arial" w:eastAsia="Arial" w:hAnsi="Arial" w:cs="Arial"/>
      <w:b/>
      <w:sz w:val="20"/>
      <w:szCs w:val="20"/>
    </w:rPr>
  </w:style>
  <w:style w:type="paragraph" w:styleId="Heading4">
    <w:name w:val="heading 4"/>
    <w:basedOn w:val="Normal"/>
    <w:next w:val="Normal"/>
    <w:pPr>
      <w:keepNext/>
      <w:spacing w:before="120" w:after="0"/>
      <w:ind w:left="864" w:hanging="864"/>
      <w:jc w:val="left"/>
      <w:outlineLvl w:val="3"/>
    </w:pPr>
    <w:rPr>
      <w:rFonts w:ascii="Arial" w:eastAsia="Arial" w:hAnsi="Arial" w:cs="Arial"/>
      <w:b/>
    </w:rPr>
  </w:style>
  <w:style w:type="paragraph" w:styleId="Heading5">
    <w:name w:val="heading 5"/>
    <w:basedOn w:val="Normal"/>
    <w:next w:val="Normal"/>
    <w:pPr>
      <w:keepNext/>
      <w:spacing w:before="20" w:after="0"/>
      <w:ind w:left="1008" w:hanging="1008"/>
      <w:jc w:val="left"/>
      <w:outlineLvl w:val="4"/>
    </w:pPr>
    <w:rPr>
      <w:rFonts w:ascii="Arial" w:eastAsia="Arial" w:hAnsi="Arial" w:cs="Arial"/>
      <w:smallCaps/>
    </w:rPr>
  </w:style>
  <w:style w:type="paragraph" w:styleId="Heading6">
    <w:name w:val="heading 6"/>
    <w:basedOn w:val="Normal"/>
    <w:next w:val="Normal"/>
    <w:pPr>
      <w:spacing w:before="120" w:after="60"/>
      <w:ind w:left="1152" w:hanging="1152"/>
      <w:outlineLvl w:val="5"/>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pPr>
    <w:rPr>
      <w:color w:val="FFFFFF"/>
      <w:sz w:val="24"/>
      <w:szCs w:val="24"/>
    </w:rPr>
    <w:tblPr>
      <w:tblStyleRowBandSize w:val="1"/>
      <w:tblStyleColBandSize w:val="1"/>
      <w:tblCellMar>
        <w:left w:w="115" w:type="dxa"/>
        <w:right w:w="115" w:type="dxa"/>
      </w:tblCellMar>
    </w:tblPr>
    <w:tcPr>
      <w:shd w:val="clear" w:color="auto" w:fill="4472C4"/>
    </w:tcPr>
    <w:tblStylePr w:type="firstRow">
      <w:rPr>
        <w:b/>
      </w:rPr>
      <w:tblPr/>
      <w:tcPr>
        <w:tcBorders>
          <w:bottom w:val="single" w:sz="18" w:space="0" w:color="FFFFFF"/>
        </w:tcBorders>
      </w:tcPr>
    </w:tblStylePr>
    <w:tblStylePr w:type="lastRow">
      <w:rPr>
        <w:b/>
      </w:rPr>
      <w:tblPr/>
      <w:tcPr>
        <w:tcBorders>
          <w:top w:val="single" w:sz="4" w:space="0" w:color="FFFFFF"/>
        </w:tcBorders>
      </w:tcPr>
    </w:tblStylePr>
    <w:tblStylePr w:type="firstCol">
      <w:rPr>
        <w:b/>
      </w:rPr>
      <w:tblPr/>
      <w:tcPr>
        <w:tcBorders>
          <w:right w:val="single" w:sz="4" w:space="0" w:color="FFFFFF"/>
        </w:tcBorders>
      </w:tcPr>
    </w:tblStylePr>
    <w:tblStylePr w:type="lastCol">
      <w:rPr>
        <w:b/>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a3">
    <w:basedOn w:val="TableNormal"/>
    <w:pPr>
      <w:spacing w:after="0"/>
    </w:pPr>
    <w:rPr>
      <w:color w:val="FFFFFF"/>
      <w:sz w:val="24"/>
      <w:szCs w:val="24"/>
    </w:rPr>
    <w:tblPr>
      <w:tblStyleRowBandSize w:val="1"/>
      <w:tblStyleColBandSize w:val="1"/>
      <w:tblCellMar>
        <w:left w:w="115" w:type="dxa"/>
        <w:right w:w="115" w:type="dxa"/>
      </w:tblCellMar>
    </w:tblPr>
    <w:tcPr>
      <w:shd w:val="clear" w:color="auto" w:fill="4472C4"/>
    </w:tcPr>
    <w:tblStylePr w:type="firstRow">
      <w:rPr>
        <w:b/>
      </w:rPr>
      <w:tblPr/>
      <w:tcPr>
        <w:tcBorders>
          <w:bottom w:val="single" w:sz="18" w:space="0" w:color="FFFFFF"/>
        </w:tcBorders>
      </w:tcPr>
    </w:tblStylePr>
    <w:tblStylePr w:type="lastRow">
      <w:rPr>
        <w:b/>
      </w:rPr>
      <w:tblPr/>
      <w:tcPr>
        <w:tcBorders>
          <w:top w:val="single" w:sz="4" w:space="0" w:color="FFFFFF"/>
        </w:tcBorders>
      </w:tcPr>
    </w:tblStylePr>
    <w:tblStylePr w:type="firstCol">
      <w:rPr>
        <w:b/>
      </w:rPr>
      <w:tblPr/>
      <w:tcPr>
        <w:tcBorders>
          <w:right w:val="single" w:sz="4" w:space="0" w:color="FFFFFF"/>
        </w:tcBorders>
      </w:tcPr>
    </w:tblStylePr>
    <w:tblStylePr w:type="lastCol">
      <w:rPr>
        <w:b/>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a4">
    <w:basedOn w:val="TableNormal"/>
    <w:pPr>
      <w:spacing w:after="0"/>
    </w:pPr>
    <w:rPr>
      <w:color w:val="FFFFFF"/>
      <w:sz w:val="24"/>
      <w:szCs w:val="24"/>
    </w:rPr>
    <w:tblPr>
      <w:tblStyleRowBandSize w:val="1"/>
      <w:tblStyleColBandSize w:val="1"/>
      <w:tblCellMar>
        <w:left w:w="115" w:type="dxa"/>
        <w:right w:w="115" w:type="dxa"/>
      </w:tblCellMar>
    </w:tblPr>
    <w:tcPr>
      <w:shd w:val="clear" w:color="auto" w:fill="4472C4"/>
    </w:tcPr>
    <w:tblStylePr w:type="firstRow">
      <w:rPr>
        <w:b/>
      </w:rPr>
      <w:tblPr/>
      <w:tcPr>
        <w:tcBorders>
          <w:bottom w:val="single" w:sz="18" w:space="0" w:color="FFFFFF"/>
        </w:tcBorders>
      </w:tcPr>
    </w:tblStylePr>
    <w:tblStylePr w:type="lastRow">
      <w:rPr>
        <w:b/>
      </w:rPr>
      <w:tblPr/>
      <w:tcPr>
        <w:tcBorders>
          <w:top w:val="single" w:sz="4" w:space="0" w:color="FFFFFF"/>
        </w:tcBorders>
      </w:tcPr>
    </w:tblStylePr>
    <w:tblStylePr w:type="firstCol">
      <w:rPr>
        <w:b/>
      </w:rPr>
      <w:tblPr/>
      <w:tcPr>
        <w:tcBorders>
          <w:right w:val="single" w:sz="4" w:space="0" w:color="FFFFFF"/>
        </w:tcBorders>
      </w:tcPr>
    </w:tblStylePr>
    <w:tblStylePr w:type="lastCol">
      <w:rPr>
        <w:b/>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a5">
    <w:basedOn w:val="TableNormal"/>
    <w:pPr>
      <w:spacing w:after="0"/>
    </w:pPr>
    <w:rPr>
      <w:color w:val="FFFFFF"/>
      <w:sz w:val="24"/>
      <w:szCs w:val="24"/>
    </w:rPr>
    <w:tblPr>
      <w:tblStyleRowBandSize w:val="1"/>
      <w:tblStyleColBandSize w:val="1"/>
      <w:tblCellMar>
        <w:left w:w="115" w:type="dxa"/>
        <w:right w:w="115" w:type="dxa"/>
      </w:tblCellMar>
    </w:tblPr>
    <w:tcPr>
      <w:shd w:val="clear" w:color="auto" w:fill="4472C4"/>
    </w:tcPr>
    <w:tblStylePr w:type="firstRow">
      <w:rPr>
        <w:b/>
      </w:rPr>
      <w:tblPr/>
      <w:tcPr>
        <w:tcBorders>
          <w:bottom w:val="single" w:sz="18" w:space="0" w:color="FFFFFF"/>
        </w:tcBorders>
      </w:tcPr>
    </w:tblStylePr>
    <w:tblStylePr w:type="lastRow">
      <w:rPr>
        <w:b/>
      </w:rPr>
      <w:tblPr/>
      <w:tcPr>
        <w:tcBorders>
          <w:top w:val="single" w:sz="4" w:space="0" w:color="FFFFFF"/>
        </w:tcBorders>
      </w:tcPr>
    </w:tblStylePr>
    <w:tblStylePr w:type="firstCol">
      <w:rPr>
        <w:b/>
      </w:rPr>
      <w:tblPr/>
      <w:tcPr>
        <w:tcBorders>
          <w:right w:val="single" w:sz="4" w:space="0" w:color="FFFFFF"/>
        </w:tcBorders>
      </w:tcPr>
    </w:tblStylePr>
    <w:tblStylePr w:type="lastCol">
      <w:rPr>
        <w:b/>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a6">
    <w:basedOn w:val="TableNormal"/>
    <w:pPr>
      <w:spacing w:after="0"/>
    </w:pPr>
    <w:rPr>
      <w:color w:val="FFFFFF"/>
      <w:sz w:val="24"/>
      <w:szCs w:val="24"/>
    </w:rPr>
    <w:tblPr>
      <w:tblStyleRowBandSize w:val="1"/>
      <w:tblStyleColBandSize w:val="1"/>
      <w:tblCellMar>
        <w:left w:w="115" w:type="dxa"/>
        <w:right w:w="115" w:type="dxa"/>
      </w:tblCellMar>
    </w:tblPr>
    <w:tcPr>
      <w:shd w:val="clear" w:color="auto" w:fill="4472C4"/>
    </w:tcPr>
  </w:style>
  <w:style w:type="table" w:customStyle="1" w:styleId="a7">
    <w:basedOn w:val="TableNormal"/>
    <w:pPr>
      <w:spacing w:after="0"/>
    </w:pPr>
    <w:rPr>
      <w:color w:val="FFFFFF"/>
      <w:sz w:val="24"/>
      <w:szCs w:val="24"/>
    </w:rPr>
    <w:tblPr>
      <w:tblStyleRowBandSize w:val="1"/>
      <w:tblStyleColBandSize w:val="1"/>
      <w:tblCellMar>
        <w:left w:w="115" w:type="dxa"/>
        <w:right w:w="115" w:type="dxa"/>
      </w:tblCellMar>
    </w:tblPr>
    <w:tcPr>
      <w:shd w:val="clear" w:color="auto" w:fill="4472C4"/>
    </w:tcPr>
  </w:style>
  <w:style w:type="table" w:customStyle="1" w:styleId="a8">
    <w:basedOn w:val="TableNormal"/>
    <w:pPr>
      <w:spacing w:after="0"/>
    </w:pPr>
    <w:rPr>
      <w:color w:val="FFFFFF"/>
      <w:sz w:val="24"/>
      <w:szCs w:val="24"/>
    </w:rPr>
    <w:tblPr>
      <w:tblStyleRowBandSize w:val="1"/>
      <w:tblStyleColBandSize w:val="1"/>
      <w:tblCellMar>
        <w:left w:w="115" w:type="dxa"/>
        <w:right w:w="115" w:type="dxa"/>
      </w:tblCellMar>
    </w:tblPr>
    <w:tcPr>
      <w:shd w:val="clear" w:color="auto" w:fill="4472C4"/>
    </w:tcPr>
  </w:style>
  <w:style w:type="paragraph" w:styleId="BalloonText">
    <w:name w:val="Balloon Text"/>
    <w:basedOn w:val="Normal"/>
    <w:link w:val="BalloonTextChar"/>
    <w:uiPriority w:val="99"/>
    <w:semiHidden/>
    <w:unhideWhenUsed/>
    <w:rsid w:val="0050708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084"/>
    <w:rPr>
      <w:rFonts w:ascii="Segoe UI" w:hAnsi="Segoe UI" w:cs="Segoe UI"/>
      <w:sz w:val="18"/>
      <w:szCs w:val="18"/>
    </w:rPr>
  </w:style>
  <w:style w:type="paragraph" w:styleId="ListParagraph">
    <w:name w:val="List Paragraph"/>
    <w:basedOn w:val="Normal"/>
    <w:uiPriority w:val="34"/>
    <w:qFormat/>
    <w:rsid w:val="000D2F8F"/>
    <w:pPr>
      <w:ind w:left="720"/>
      <w:contextualSpacing/>
    </w:pPr>
  </w:style>
  <w:style w:type="paragraph" w:styleId="NormalWeb">
    <w:name w:val="Normal (Web)"/>
    <w:basedOn w:val="Normal"/>
    <w:uiPriority w:val="99"/>
    <w:semiHidden/>
    <w:unhideWhenUsed/>
    <w:rsid w:val="000D2F8F"/>
    <w:pPr>
      <w:spacing w:before="100" w:beforeAutospacing="1" w:after="100" w:afterAutospacing="1"/>
      <w:jc w:val="left"/>
    </w:pPr>
    <w:rPr>
      <w:sz w:val="24"/>
      <w:szCs w:val="24"/>
    </w:rPr>
  </w:style>
  <w:style w:type="character" w:styleId="Hyperlink">
    <w:name w:val="Hyperlink"/>
    <w:basedOn w:val="DefaultParagraphFont"/>
    <w:uiPriority w:val="99"/>
    <w:unhideWhenUsed/>
    <w:rsid w:val="003D350E"/>
    <w:rPr>
      <w:color w:val="0000FF" w:themeColor="hyperlink"/>
      <w:u w:val="single"/>
    </w:rPr>
  </w:style>
  <w:style w:type="character" w:styleId="PlaceholderText">
    <w:name w:val="Placeholder Text"/>
    <w:basedOn w:val="DefaultParagraphFont"/>
    <w:uiPriority w:val="99"/>
    <w:semiHidden/>
    <w:rsid w:val="00686033"/>
    <w:rPr>
      <w:color w:val="808080"/>
    </w:rPr>
  </w:style>
  <w:style w:type="paragraph" w:styleId="Caption">
    <w:name w:val="caption"/>
    <w:basedOn w:val="Normal"/>
    <w:next w:val="Normal"/>
    <w:uiPriority w:val="35"/>
    <w:unhideWhenUsed/>
    <w:qFormat/>
    <w:rsid w:val="00303D07"/>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A8150C"/>
    <w:rPr>
      <w:sz w:val="16"/>
      <w:szCs w:val="16"/>
    </w:rPr>
  </w:style>
  <w:style w:type="paragraph" w:styleId="HTMLAddress">
    <w:name w:val="HTML Address"/>
    <w:basedOn w:val="Normal"/>
    <w:link w:val="HTMLAddressChar"/>
    <w:uiPriority w:val="99"/>
    <w:semiHidden/>
    <w:unhideWhenUsed/>
    <w:rsid w:val="00D013F6"/>
    <w:pPr>
      <w:spacing w:after="0"/>
    </w:pPr>
    <w:rPr>
      <w:i/>
      <w:iCs/>
    </w:rPr>
  </w:style>
  <w:style w:type="character" w:customStyle="1" w:styleId="HTMLAddressChar">
    <w:name w:val="HTML Address Char"/>
    <w:basedOn w:val="DefaultParagraphFont"/>
    <w:link w:val="HTMLAddress"/>
    <w:uiPriority w:val="99"/>
    <w:semiHidden/>
    <w:rsid w:val="00D013F6"/>
    <w:rPr>
      <w:i/>
      <w:iCs/>
    </w:rPr>
  </w:style>
  <w:style w:type="paragraph" w:styleId="CommentText">
    <w:name w:val="annotation text"/>
    <w:basedOn w:val="Normal"/>
    <w:link w:val="CommentTextChar"/>
    <w:uiPriority w:val="99"/>
    <w:semiHidden/>
    <w:unhideWhenUsed/>
    <w:rsid w:val="00A8150C"/>
    <w:rPr>
      <w:sz w:val="20"/>
      <w:szCs w:val="20"/>
    </w:rPr>
  </w:style>
  <w:style w:type="character" w:customStyle="1" w:styleId="CommentTextChar">
    <w:name w:val="Comment Text Char"/>
    <w:basedOn w:val="DefaultParagraphFont"/>
    <w:link w:val="CommentText"/>
    <w:uiPriority w:val="99"/>
    <w:semiHidden/>
    <w:rsid w:val="00A8150C"/>
    <w:rPr>
      <w:sz w:val="20"/>
      <w:szCs w:val="20"/>
    </w:rPr>
  </w:style>
  <w:style w:type="paragraph" w:styleId="CommentSubject">
    <w:name w:val="annotation subject"/>
    <w:basedOn w:val="CommentText"/>
    <w:next w:val="CommentText"/>
    <w:link w:val="CommentSubjectChar"/>
    <w:uiPriority w:val="99"/>
    <w:semiHidden/>
    <w:unhideWhenUsed/>
    <w:rsid w:val="00A8150C"/>
    <w:rPr>
      <w:b/>
      <w:bCs/>
    </w:rPr>
  </w:style>
  <w:style w:type="character" w:customStyle="1" w:styleId="CommentSubjectChar">
    <w:name w:val="Comment Subject Char"/>
    <w:basedOn w:val="CommentTextChar"/>
    <w:link w:val="CommentSubject"/>
    <w:uiPriority w:val="99"/>
    <w:semiHidden/>
    <w:rsid w:val="00A8150C"/>
    <w:rPr>
      <w:b/>
      <w:bCs/>
      <w:sz w:val="20"/>
      <w:szCs w:val="20"/>
    </w:rPr>
  </w:style>
  <w:style w:type="paragraph" w:styleId="TableofFigures">
    <w:name w:val="table of figures"/>
    <w:basedOn w:val="Normal"/>
    <w:next w:val="Normal"/>
    <w:uiPriority w:val="99"/>
    <w:unhideWhenUsed/>
    <w:rsid w:val="00B93DDD"/>
    <w:pPr>
      <w:spacing w:after="0"/>
    </w:pPr>
  </w:style>
  <w:style w:type="paragraph" w:styleId="Header">
    <w:name w:val="header"/>
    <w:basedOn w:val="Normal"/>
    <w:link w:val="HeaderChar"/>
    <w:uiPriority w:val="99"/>
    <w:unhideWhenUsed/>
    <w:rsid w:val="00471C31"/>
    <w:pPr>
      <w:tabs>
        <w:tab w:val="center" w:pos="4680"/>
        <w:tab w:val="right" w:pos="9360"/>
      </w:tabs>
      <w:spacing w:after="0"/>
    </w:pPr>
  </w:style>
  <w:style w:type="character" w:customStyle="1" w:styleId="HeaderChar">
    <w:name w:val="Header Char"/>
    <w:basedOn w:val="DefaultParagraphFont"/>
    <w:link w:val="Header"/>
    <w:uiPriority w:val="99"/>
    <w:rsid w:val="00471C31"/>
  </w:style>
  <w:style w:type="paragraph" w:styleId="Footer">
    <w:name w:val="footer"/>
    <w:basedOn w:val="Normal"/>
    <w:link w:val="FooterChar"/>
    <w:uiPriority w:val="99"/>
    <w:unhideWhenUsed/>
    <w:rsid w:val="00471C31"/>
    <w:pPr>
      <w:tabs>
        <w:tab w:val="center" w:pos="4680"/>
        <w:tab w:val="right" w:pos="9360"/>
      </w:tabs>
      <w:spacing w:after="0"/>
    </w:pPr>
  </w:style>
  <w:style w:type="character" w:customStyle="1" w:styleId="FooterChar">
    <w:name w:val="Footer Char"/>
    <w:basedOn w:val="DefaultParagraphFont"/>
    <w:link w:val="Footer"/>
    <w:uiPriority w:val="99"/>
    <w:rsid w:val="00471C31"/>
  </w:style>
  <w:style w:type="paragraph" w:styleId="TOC2">
    <w:name w:val="toc 2"/>
    <w:basedOn w:val="Normal"/>
    <w:next w:val="Normal"/>
    <w:autoRedefine/>
    <w:uiPriority w:val="39"/>
    <w:unhideWhenUsed/>
    <w:rsid w:val="007757BF"/>
    <w:pPr>
      <w:spacing w:after="100"/>
      <w:ind w:left="220"/>
    </w:pPr>
  </w:style>
  <w:style w:type="paragraph" w:styleId="TOC1">
    <w:name w:val="toc 1"/>
    <w:basedOn w:val="Normal"/>
    <w:next w:val="Normal"/>
    <w:autoRedefine/>
    <w:uiPriority w:val="39"/>
    <w:unhideWhenUsed/>
    <w:rsid w:val="007757BF"/>
    <w:pPr>
      <w:spacing w:after="100"/>
    </w:pPr>
  </w:style>
  <w:style w:type="paragraph" w:styleId="TOC3">
    <w:name w:val="toc 3"/>
    <w:basedOn w:val="Normal"/>
    <w:next w:val="Normal"/>
    <w:autoRedefine/>
    <w:uiPriority w:val="39"/>
    <w:unhideWhenUsed/>
    <w:rsid w:val="007757BF"/>
    <w:pPr>
      <w:spacing w:after="100"/>
      <w:ind w:left="440"/>
    </w:pPr>
  </w:style>
  <w:style w:type="character" w:customStyle="1" w:styleId="mord">
    <w:name w:val="mord"/>
    <w:basedOn w:val="DefaultParagraphFont"/>
    <w:rsid w:val="00F27424"/>
  </w:style>
  <w:style w:type="character" w:customStyle="1" w:styleId="mopen">
    <w:name w:val="mopen"/>
    <w:basedOn w:val="DefaultParagraphFont"/>
    <w:rsid w:val="00F27424"/>
  </w:style>
  <w:style w:type="character" w:customStyle="1" w:styleId="mpunct">
    <w:name w:val="mpunct"/>
    <w:basedOn w:val="DefaultParagraphFont"/>
    <w:rsid w:val="00F27424"/>
  </w:style>
  <w:style w:type="character" w:customStyle="1" w:styleId="mclose">
    <w:name w:val="mclose"/>
    <w:basedOn w:val="DefaultParagraphFont"/>
    <w:rsid w:val="00F27424"/>
  </w:style>
  <w:style w:type="character" w:customStyle="1" w:styleId="mrel">
    <w:name w:val="mrel"/>
    <w:basedOn w:val="DefaultParagraphFont"/>
    <w:rsid w:val="00F27424"/>
  </w:style>
  <w:style w:type="character" w:customStyle="1" w:styleId="mop">
    <w:name w:val="mop"/>
    <w:basedOn w:val="DefaultParagraphFont"/>
    <w:rsid w:val="00F27424"/>
  </w:style>
  <w:style w:type="character" w:customStyle="1" w:styleId="vlist-s">
    <w:name w:val="vlist-s"/>
    <w:basedOn w:val="DefaultParagraphFont"/>
    <w:rsid w:val="00F27424"/>
  </w:style>
  <w:style w:type="character" w:customStyle="1" w:styleId="mbin">
    <w:name w:val="mbin"/>
    <w:basedOn w:val="DefaultParagraphFont"/>
    <w:rsid w:val="00F27424"/>
  </w:style>
  <w:style w:type="character" w:customStyle="1" w:styleId="katex-mathml">
    <w:name w:val="katex-mathml"/>
    <w:basedOn w:val="DefaultParagraphFont"/>
    <w:rsid w:val="00F27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3323">
      <w:bodyDiv w:val="1"/>
      <w:marLeft w:val="0"/>
      <w:marRight w:val="0"/>
      <w:marTop w:val="0"/>
      <w:marBottom w:val="0"/>
      <w:divBdr>
        <w:top w:val="none" w:sz="0" w:space="0" w:color="auto"/>
        <w:left w:val="none" w:sz="0" w:space="0" w:color="auto"/>
        <w:bottom w:val="none" w:sz="0" w:space="0" w:color="auto"/>
        <w:right w:val="none" w:sz="0" w:space="0" w:color="auto"/>
      </w:divBdr>
    </w:div>
    <w:div w:id="191039616">
      <w:bodyDiv w:val="1"/>
      <w:marLeft w:val="0"/>
      <w:marRight w:val="0"/>
      <w:marTop w:val="0"/>
      <w:marBottom w:val="0"/>
      <w:divBdr>
        <w:top w:val="none" w:sz="0" w:space="0" w:color="auto"/>
        <w:left w:val="none" w:sz="0" w:space="0" w:color="auto"/>
        <w:bottom w:val="none" w:sz="0" w:space="0" w:color="auto"/>
        <w:right w:val="none" w:sz="0" w:space="0" w:color="auto"/>
      </w:divBdr>
    </w:div>
    <w:div w:id="228343829">
      <w:bodyDiv w:val="1"/>
      <w:marLeft w:val="0"/>
      <w:marRight w:val="0"/>
      <w:marTop w:val="0"/>
      <w:marBottom w:val="0"/>
      <w:divBdr>
        <w:top w:val="none" w:sz="0" w:space="0" w:color="auto"/>
        <w:left w:val="none" w:sz="0" w:space="0" w:color="auto"/>
        <w:bottom w:val="none" w:sz="0" w:space="0" w:color="auto"/>
        <w:right w:val="none" w:sz="0" w:space="0" w:color="auto"/>
      </w:divBdr>
    </w:div>
    <w:div w:id="256716992">
      <w:bodyDiv w:val="1"/>
      <w:marLeft w:val="0"/>
      <w:marRight w:val="0"/>
      <w:marTop w:val="0"/>
      <w:marBottom w:val="0"/>
      <w:divBdr>
        <w:top w:val="none" w:sz="0" w:space="0" w:color="auto"/>
        <w:left w:val="none" w:sz="0" w:space="0" w:color="auto"/>
        <w:bottom w:val="none" w:sz="0" w:space="0" w:color="auto"/>
        <w:right w:val="none" w:sz="0" w:space="0" w:color="auto"/>
      </w:divBdr>
    </w:div>
    <w:div w:id="309481828">
      <w:bodyDiv w:val="1"/>
      <w:marLeft w:val="0"/>
      <w:marRight w:val="0"/>
      <w:marTop w:val="0"/>
      <w:marBottom w:val="0"/>
      <w:divBdr>
        <w:top w:val="none" w:sz="0" w:space="0" w:color="auto"/>
        <w:left w:val="none" w:sz="0" w:space="0" w:color="auto"/>
        <w:bottom w:val="none" w:sz="0" w:space="0" w:color="auto"/>
        <w:right w:val="none" w:sz="0" w:space="0" w:color="auto"/>
      </w:divBdr>
    </w:div>
    <w:div w:id="343744834">
      <w:bodyDiv w:val="1"/>
      <w:marLeft w:val="0"/>
      <w:marRight w:val="0"/>
      <w:marTop w:val="0"/>
      <w:marBottom w:val="0"/>
      <w:divBdr>
        <w:top w:val="none" w:sz="0" w:space="0" w:color="auto"/>
        <w:left w:val="none" w:sz="0" w:space="0" w:color="auto"/>
        <w:bottom w:val="none" w:sz="0" w:space="0" w:color="auto"/>
        <w:right w:val="none" w:sz="0" w:space="0" w:color="auto"/>
      </w:divBdr>
    </w:div>
    <w:div w:id="502474351">
      <w:bodyDiv w:val="1"/>
      <w:marLeft w:val="0"/>
      <w:marRight w:val="0"/>
      <w:marTop w:val="0"/>
      <w:marBottom w:val="0"/>
      <w:divBdr>
        <w:top w:val="none" w:sz="0" w:space="0" w:color="auto"/>
        <w:left w:val="none" w:sz="0" w:space="0" w:color="auto"/>
        <w:bottom w:val="none" w:sz="0" w:space="0" w:color="auto"/>
        <w:right w:val="none" w:sz="0" w:space="0" w:color="auto"/>
      </w:divBdr>
    </w:div>
    <w:div w:id="533420009">
      <w:bodyDiv w:val="1"/>
      <w:marLeft w:val="0"/>
      <w:marRight w:val="0"/>
      <w:marTop w:val="0"/>
      <w:marBottom w:val="0"/>
      <w:divBdr>
        <w:top w:val="none" w:sz="0" w:space="0" w:color="auto"/>
        <w:left w:val="none" w:sz="0" w:space="0" w:color="auto"/>
        <w:bottom w:val="none" w:sz="0" w:space="0" w:color="auto"/>
        <w:right w:val="none" w:sz="0" w:space="0" w:color="auto"/>
      </w:divBdr>
    </w:div>
    <w:div w:id="692804400">
      <w:bodyDiv w:val="1"/>
      <w:marLeft w:val="0"/>
      <w:marRight w:val="0"/>
      <w:marTop w:val="0"/>
      <w:marBottom w:val="0"/>
      <w:divBdr>
        <w:top w:val="none" w:sz="0" w:space="0" w:color="auto"/>
        <w:left w:val="none" w:sz="0" w:space="0" w:color="auto"/>
        <w:bottom w:val="none" w:sz="0" w:space="0" w:color="auto"/>
        <w:right w:val="none" w:sz="0" w:space="0" w:color="auto"/>
      </w:divBdr>
    </w:div>
    <w:div w:id="754327800">
      <w:bodyDiv w:val="1"/>
      <w:marLeft w:val="0"/>
      <w:marRight w:val="0"/>
      <w:marTop w:val="0"/>
      <w:marBottom w:val="0"/>
      <w:divBdr>
        <w:top w:val="none" w:sz="0" w:space="0" w:color="auto"/>
        <w:left w:val="none" w:sz="0" w:space="0" w:color="auto"/>
        <w:bottom w:val="none" w:sz="0" w:space="0" w:color="auto"/>
        <w:right w:val="none" w:sz="0" w:space="0" w:color="auto"/>
      </w:divBdr>
    </w:div>
    <w:div w:id="1053238858">
      <w:bodyDiv w:val="1"/>
      <w:marLeft w:val="0"/>
      <w:marRight w:val="0"/>
      <w:marTop w:val="0"/>
      <w:marBottom w:val="0"/>
      <w:divBdr>
        <w:top w:val="none" w:sz="0" w:space="0" w:color="auto"/>
        <w:left w:val="none" w:sz="0" w:space="0" w:color="auto"/>
        <w:bottom w:val="none" w:sz="0" w:space="0" w:color="auto"/>
        <w:right w:val="none" w:sz="0" w:space="0" w:color="auto"/>
      </w:divBdr>
    </w:div>
    <w:div w:id="1085374310">
      <w:bodyDiv w:val="1"/>
      <w:marLeft w:val="0"/>
      <w:marRight w:val="0"/>
      <w:marTop w:val="0"/>
      <w:marBottom w:val="0"/>
      <w:divBdr>
        <w:top w:val="none" w:sz="0" w:space="0" w:color="auto"/>
        <w:left w:val="none" w:sz="0" w:space="0" w:color="auto"/>
        <w:bottom w:val="none" w:sz="0" w:space="0" w:color="auto"/>
        <w:right w:val="none" w:sz="0" w:space="0" w:color="auto"/>
      </w:divBdr>
    </w:div>
    <w:div w:id="1102720837">
      <w:bodyDiv w:val="1"/>
      <w:marLeft w:val="0"/>
      <w:marRight w:val="0"/>
      <w:marTop w:val="0"/>
      <w:marBottom w:val="0"/>
      <w:divBdr>
        <w:top w:val="none" w:sz="0" w:space="0" w:color="auto"/>
        <w:left w:val="none" w:sz="0" w:space="0" w:color="auto"/>
        <w:bottom w:val="none" w:sz="0" w:space="0" w:color="auto"/>
        <w:right w:val="none" w:sz="0" w:space="0" w:color="auto"/>
      </w:divBdr>
    </w:div>
    <w:div w:id="1115058467">
      <w:bodyDiv w:val="1"/>
      <w:marLeft w:val="0"/>
      <w:marRight w:val="0"/>
      <w:marTop w:val="0"/>
      <w:marBottom w:val="0"/>
      <w:divBdr>
        <w:top w:val="none" w:sz="0" w:space="0" w:color="auto"/>
        <w:left w:val="none" w:sz="0" w:space="0" w:color="auto"/>
        <w:bottom w:val="none" w:sz="0" w:space="0" w:color="auto"/>
        <w:right w:val="none" w:sz="0" w:space="0" w:color="auto"/>
      </w:divBdr>
    </w:div>
    <w:div w:id="1281451632">
      <w:bodyDiv w:val="1"/>
      <w:marLeft w:val="0"/>
      <w:marRight w:val="0"/>
      <w:marTop w:val="0"/>
      <w:marBottom w:val="0"/>
      <w:divBdr>
        <w:top w:val="none" w:sz="0" w:space="0" w:color="auto"/>
        <w:left w:val="none" w:sz="0" w:space="0" w:color="auto"/>
        <w:bottom w:val="none" w:sz="0" w:space="0" w:color="auto"/>
        <w:right w:val="none" w:sz="0" w:space="0" w:color="auto"/>
      </w:divBdr>
    </w:div>
    <w:div w:id="1372149482">
      <w:bodyDiv w:val="1"/>
      <w:marLeft w:val="0"/>
      <w:marRight w:val="0"/>
      <w:marTop w:val="0"/>
      <w:marBottom w:val="0"/>
      <w:divBdr>
        <w:top w:val="none" w:sz="0" w:space="0" w:color="auto"/>
        <w:left w:val="none" w:sz="0" w:space="0" w:color="auto"/>
        <w:bottom w:val="none" w:sz="0" w:space="0" w:color="auto"/>
        <w:right w:val="none" w:sz="0" w:space="0" w:color="auto"/>
      </w:divBdr>
    </w:div>
    <w:div w:id="1444839140">
      <w:bodyDiv w:val="1"/>
      <w:marLeft w:val="0"/>
      <w:marRight w:val="0"/>
      <w:marTop w:val="0"/>
      <w:marBottom w:val="0"/>
      <w:divBdr>
        <w:top w:val="none" w:sz="0" w:space="0" w:color="auto"/>
        <w:left w:val="none" w:sz="0" w:space="0" w:color="auto"/>
        <w:bottom w:val="none" w:sz="0" w:space="0" w:color="auto"/>
        <w:right w:val="none" w:sz="0" w:space="0" w:color="auto"/>
      </w:divBdr>
    </w:div>
    <w:div w:id="1549102765">
      <w:bodyDiv w:val="1"/>
      <w:marLeft w:val="0"/>
      <w:marRight w:val="0"/>
      <w:marTop w:val="0"/>
      <w:marBottom w:val="0"/>
      <w:divBdr>
        <w:top w:val="none" w:sz="0" w:space="0" w:color="auto"/>
        <w:left w:val="none" w:sz="0" w:space="0" w:color="auto"/>
        <w:bottom w:val="none" w:sz="0" w:space="0" w:color="auto"/>
        <w:right w:val="none" w:sz="0" w:space="0" w:color="auto"/>
      </w:divBdr>
    </w:div>
    <w:div w:id="1566841535">
      <w:bodyDiv w:val="1"/>
      <w:marLeft w:val="0"/>
      <w:marRight w:val="0"/>
      <w:marTop w:val="0"/>
      <w:marBottom w:val="0"/>
      <w:divBdr>
        <w:top w:val="none" w:sz="0" w:space="0" w:color="auto"/>
        <w:left w:val="none" w:sz="0" w:space="0" w:color="auto"/>
        <w:bottom w:val="none" w:sz="0" w:space="0" w:color="auto"/>
        <w:right w:val="none" w:sz="0" w:space="0" w:color="auto"/>
      </w:divBdr>
    </w:div>
    <w:div w:id="1646857149">
      <w:bodyDiv w:val="1"/>
      <w:marLeft w:val="0"/>
      <w:marRight w:val="0"/>
      <w:marTop w:val="0"/>
      <w:marBottom w:val="0"/>
      <w:divBdr>
        <w:top w:val="none" w:sz="0" w:space="0" w:color="auto"/>
        <w:left w:val="none" w:sz="0" w:space="0" w:color="auto"/>
        <w:bottom w:val="none" w:sz="0" w:space="0" w:color="auto"/>
        <w:right w:val="none" w:sz="0" w:space="0" w:color="auto"/>
      </w:divBdr>
    </w:div>
    <w:div w:id="1713386859">
      <w:bodyDiv w:val="1"/>
      <w:marLeft w:val="0"/>
      <w:marRight w:val="0"/>
      <w:marTop w:val="0"/>
      <w:marBottom w:val="0"/>
      <w:divBdr>
        <w:top w:val="none" w:sz="0" w:space="0" w:color="auto"/>
        <w:left w:val="none" w:sz="0" w:space="0" w:color="auto"/>
        <w:bottom w:val="none" w:sz="0" w:space="0" w:color="auto"/>
        <w:right w:val="none" w:sz="0" w:space="0" w:color="auto"/>
      </w:divBdr>
    </w:div>
    <w:div w:id="1900550306">
      <w:bodyDiv w:val="1"/>
      <w:marLeft w:val="0"/>
      <w:marRight w:val="0"/>
      <w:marTop w:val="0"/>
      <w:marBottom w:val="0"/>
      <w:divBdr>
        <w:top w:val="none" w:sz="0" w:space="0" w:color="auto"/>
        <w:left w:val="none" w:sz="0" w:space="0" w:color="auto"/>
        <w:bottom w:val="none" w:sz="0" w:space="0" w:color="auto"/>
        <w:right w:val="none" w:sz="0" w:space="0" w:color="auto"/>
      </w:divBdr>
    </w:div>
    <w:div w:id="2012640390">
      <w:bodyDiv w:val="1"/>
      <w:marLeft w:val="0"/>
      <w:marRight w:val="0"/>
      <w:marTop w:val="0"/>
      <w:marBottom w:val="0"/>
      <w:divBdr>
        <w:top w:val="none" w:sz="0" w:space="0" w:color="auto"/>
        <w:left w:val="none" w:sz="0" w:space="0" w:color="auto"/>
        <w:bottom w:val="none" w:sz="0" w:space="0" w:color="auto"/>
        <w:right w:val="none" w:sz="0" w:space="0" w:color="auto"/>
      </w:divBdr>
    </w:div>
    <w:div w:id="2077895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penreview.net/pdf?id=K90Yn2bZZ37H"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ieeexplore.ieee.org/abstract/document/863958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abstract/document/9078789" TargetMode="External"/><Relationship Id="rId33" Type="http://schemas.openxmlformats.org/officeDocument/2006/relationships/hyperlink" Target="https://arxiv.org/abs/1912.02610"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eeexplore.ieee.org/abstract/document/97478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eeexplore.ieee.org/abstract/document/9688036/" TargetMode="External"/><Relationship Id="rId37" Type="http://schemas.openxmlformats.org/officeDocument/2006/relationships/hyperlink" Target="https://ieeexplore.ieee.org/abstract/document/9054073/"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egruyter.com/document/doi/10.1515/jisys-2022-0001/html" TargetMode="External"/><Relationship Id="rId36" Type="http://schemas.openxmlformats.org/officeDocument/2006/relationships/hyperlink" Target="https://link.springer.com/article/10.1007/s11042-019-07813-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urcomat.org/index.php/turkbilmat/article/view/51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science/article/pii/S1877050915001763" TargetMode="External"/><Relationship Id="rId30" Type="http://schemas.openxmlformats.org/officeDocument/2006/relationships/hyperlink" Target="https://ieeexplore.ieee.org/abstract/document/8639583/" TargetMode="External"/><Relationship Id="rId35" Type="http://schemas.openxmlformats.org/officeDocument/2006/relationships/hyperlink" Target="https://ieeexplore.ieee.org/abstract/document/9414286/"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00CE7C-0F07-4C81-9E11-FD7820312C0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3B108-43E0-4419-A39D-BDBA27454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41</Pages>
  <Words>17799</Words>
  <Characters>101458</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Nouman Khan</dc:creator>
  <cp:lastModifiedBy>Nouman Khan</cp:lastModifiedBy>
  <cp:revision>8</cp:revision>
  <dcterms:created xsi:type="dcterms:W3CDTF">2023-06-19T10:37:00Z</dcterms:created>
  <dcterms:modified xsi:type="dcterms:W3CDTF">2023-11-22T22:45:00Z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53907a2b-5502-3d47-96e9-98fcf1207a1e</vt:lpwstr>
  </property>
</Properties>
</file>